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657" w:rsidRDefault="007B3CF6">
      <w:pPr>
        <w:pStyle w:val="Body"/>
      </w:pPr>
      <w:del w:id="0" w:author="PRITHWIRAJ" w:date="2024-10-02T16:56:00Z">
        <w:r w:rsidDel="00DF1266">
          <w:rPr>
            <w:noProof/>
          </w:rPr>
          <w:drawing>
            <wp:anchor distT="0" distB="0" distL="0" distR="0" simplePos="0" relativeHeight="251657216" behindDoc="1" locked="0" layoutInCell="1" allowOverlap="1">
              <wp:simplePos x="0" y="0"/>
              <wp:positionH relativeFrom="page">
                <wp:align>right</wp:align>
              </wp:positionH>
              <wp:positionV relativeFrom="page">
                <wp:align>top</wp:align>
              </wp:positionV>
              <wp:extent cx="7973695" cy="11280775"/>
              <wp:effectExtent l="19050" t="0" r="8255" b="0"/>
              <wp:wrapThrough wrapText="bothSides" distL="0" distR="0">
                <wp:wrapPolygon edited="1">
                  <wp:start x="0" y="0"/>
                  <wp:lineTo x="21600" y="0"/>
                  <wp:lineTo x="21600" y="21600"/>
                  <wp:lineTo x="0" y="21600"/>
                  <wp:lineTo x="0" y="0"/>
                </wp:wrapPolygon>
              </wp:wrapThrough>
              <wp:docPr id="1073741828" name="officeArt object" descr="Picture 3"/>
              <wp:cNvGraphicFramePr/>
              <a:graphic xmlns:a="http://schemas.openxmlformats.org/drawingml/2006/main">
                <a:graphicData uri="http://schemas.openxmlformats.org/drawingml/2006/picture">
                  <pic:pic xmlns:pic="http://schemas.openxmlformats.org/drawingml/2006/picture">
                    <pic:nvPicPr>
                      <pic:cNvPr id="1073741828" name="Picture 3" descr="Picture 3"/>
                      <pic:cNvPicPr>
                        <a:picLocks noChangeAspect="1"/>
                      </pic:cNvPicPr>
                    </pic:nvPicPr>
                    <pic:blipFill>
                      <a:blip r:embed="rId7" cstate="print"/>
                      <a:stretch>
                        <a:fillRect/>
                      </a:stretch>
                    </pic:blipFill>
                    <pic:spPr>
                      <a:xfrm>
                        <a:off x="0" y="0"/>
                        <a:ext cx="7973695" cy="11280775"/>
                      </a:xfrm>
                      <a:prstGeom prst="rect">
                        <a:avLst/>
                      </a:prstGeom>
                      <a:ln w="12700" cap="flat">
                        <a:noFill/>
                        <a:miter lim="400000"/>
                      </a:ln>
                      <a:effectLst/>
                    </pic:spPr>
                  </pic:pic>
                </a:graphicData>
              </a:graphic>
            </wp:anchor>
          </w:drawing>
        </w:r>
      </w:del>
    </w:p>
    <w:p w:rsidR="009D0657" w:rsidRDefault="009D0657">
      <w:pPr>
        <w:pStyle w:val="Body"/>
      </w:pPr>
    </w:p>
    <w:p w:rsidR="009D0657" w:rsidRDefault="005F364C">
      <w:pPr>
        <w:pStyle w:val="Body"/>
      </w:pPr>
      <w:r>
        <w:rPr>
          <w:noProof/>
        </w:rPr>
        <w:pict>
          <v:shapetype id="_x0000_t202" coordsize="21600,21600" o:spt="202" path="m,l,21600r21600,l21600,xe">
            <v:stroke joinstyle="miter"/>
            <v:path gradientshapeok="t" o:connecttype="rect"/>
          </v:shapetype>
          <v:shape id="_x0000_s1027" type="#_x0000_t202" style="position:absolute;margin-left:78.2pt;margin-top:151.55pt;width:502pt;height:42.2pt;z-index:251659264;visibility:visible;mso-wrap-distance-left:0;mso-wrap-distance-right:0;mso-position-horizontal-relative:page;mso-position-vertical-relative:page" filled="f" strokeweight=".8pt">
            <v:stroke opacity="0" joinstyle="round"/>
            <v:textbox>
              <w:txbxContent>
                <w:p w:rsidR="00635560" w:rsidRDefault="007B3CF6">
                  <w:pPr>
                    <w:pStyle w:val="Body"/>
                  </w:pPr>
                  <w:r>
                    <w:rPr>
                      <w:rFonts w:ascii="Cambria" w:hAnsi="Cambria"/>
                      <w:b/>
                      <w:bCs/>
                      <w:sz w:val="56"/>
                      <w:szCs w:val="56"/>
                      <w:u w:val="single"/>
                      <w:lang w:val="en-US"/>
                    </w:rPr>
                    <w:t>Formal Contract for PactForPain.com</w:t>
                  </w:r>
                </w:p>
              </w:txbxContent>
            </v:textbox>
            <w10:wrap anchorx="page" anchory="page"/>
          </v:shape>
        </w:pict>
      </w:r>
      <w:r>
        <w:rPr>
          <w:noProof/>
        </w:rPr>
        <w:pict>
          <v:shape id="_x0000_s1026" type="#_x0000_t202" style="position:absolute;margin-left:6.2pt;margin-top:103.15pt;width:349pt;height:54.7pt;z-index:251660288;visibility:visible;mso-wrap-distance-left:0;mso-wrap-distance-right:0;mso-position-horizontal-relative:margin;mso-position-vertical-relative:line" filled="f" stroked="f" strokeweight="1pt">
            <v:stroke miterlimit="4"/>
            <v:textbox>
              <w:txbxContent>
                <w:p w:rsidR="00635560" w:rsidRDefault="007B3CF6">
                  <w:pPr>
                    <w:pStyle w:val="Body"/>
                    <w:spacing w:after="0" w:line="360" w:lineRule="auto"/>
                    <w:rPr>
                      <w:rFonts w:ascii="Cambria" w:eastAsia="Cambria" w:hAnsi="Cambria" w:cs="Cambria"/>
                      <w:b/>
                      <w:bCs/>
                      <w:sz w:val="32"/>
                      <w:szCs w:val="32"/>
                    </w:rPr>
                  </w:pPr>
                  <w:r>
                    <w:rPr>
                      <w:rFonts w:ascii="Cambria" w:hAnsi="Cambria"/>
                      <w:b/>
                      <w:bCs/>
                      <w:sz w:val="32"/>
                      <w:szCs w:val="32"/>
                      <w:lang w:val="en-US"/>
                    </w:rPr>
                    <w:t>Project Proposal:</w:t>
                  </w:r>
                </w:p>
                <w:p w:rsidR="00635560" w:rsidRDefault="007B3CF6">
                  <w:pPr>
                    <w:pStyle w:val="Body"/>
                    <w:spacing w:after="0" w:line="360" w:lineRule="auto"/>
                  </w:pPr>
                  <w:r>
                    <w:rPr>
                      <w:rFonts w:ascii="Cambria" w:hAnsi="Cambria"/>
                      <w:sz w:val="32"/>
                      <w:szCs w:val="32"/>
                      <w:lang w:val="en-US"/>
                    </w:rPr>
                    <w:t>Website + Mobile Apps + Tablet Apps</w:t>
                  </w:r>
                </w:p>
              </w:txbxContent>
            </v:textbox>
            <w10:wrap anchorx="margin"/>
          </v:shape>
        </w:pict>
      </w:r>
      <w:r>
        <w:rPr>
          <w:noProof/>
        </w:rPr>
        <w:pict>
          <v:shape id="_x0000_s1028" type="#_x0000_t202" style="position:absolute;margin-left:-.5pt;margin-top:184.35pt;width:349pt;height:54.7pt;z-index:251661312;visibility:visible;mso-wrap-distance-left:0;mso-wrap-distance-right:0;mso-position-horizontal-relative:margin;mso-position-vertical-relative:line" filled="f" stroked="f" strokeweight="1pt">
            <v:stroke miterlimit="4"/>
            <v:textbox>
              <w:txbxContent>
                <w:p w:rsidR="00635560" w:rsidRDefault="007B3CF6">
                  <w:pPr>
                    <w:pStyle w:val="Body"/>
                    <w:spacing w:after="0" w:line="360" w:lineRule="auto"/>
                    <w:rPr>
                      <w:rFonts w:ascii="Cambria" w:eastAsia="Cambria" w:hAnsi="Cambria" w:cs="Cambria"/>
                      <w:b/>
                      <w:bCs/>
                      <w:sz w:val="32"/>
                      <w:szCs w:val="32"/>
                    </w:rPr>
                  </w:pPr>
                  <w:r>
                    <w:rPr>
                      <w:rFonts w:ascii="Cambria" w:hAnsi="Cambria"/>
                      <w:b/>
                      <w:bCs/>
                      <w:sz w:val="32"/>
                      <w:szCs w:val="32"/>
                      <w:lang w:val="en-US"/>
                    </w:rPr>
                    <w:t>Client:</w:t>
                  </w:r>
                </w:p>
                <w:p w:rsidR="00635560" w:rsidRDefault="007B3CF6">
                  <w:pPr>
                    <w:pStyle w:val="Body"/>
                    <w:spacing w:after="0" w:line="360" w:lineRule="auto"/>
                  </w:pPr>
                  <w:r>
                    <w:rPr>
                      <w:rFonts w:ascii="Cambria" w:hAnsi="Cambria"/>
                      <w:sz w:val="32"/>
                      <w:szCs w:val="32"/>
                      <w:lang w:val="fr-FR"/>
                    </w:rPr>
                    <w:t>Dr. James Fricton</w:t>
                  </w:r>
                </w:p>
              </w:txbxContent>
            </v:textbox>
            <w10:wrap anchorx="margin"/>
          </v:shape>
        </w:pict>
      </w:r>
      <w:r>
        <w:rPr>
          <w:noProof/>
        </w:rPr>
        <w:pict>
          <v:shape id="_x0000_s1029" type="#_x0000_t202" style="position:absolute;margin-left:-.5pt;margin-top:278.95pt;width:349pt;height:54.7pt;z-index:251662336;visibility:visible;mso-wrap-distance-left:0;mso-wrap-distance-right:0;mso-position-horizontal-relative:margin;mso-position-vertical-relative:line" filled="f" stroked="f" strokeweight="1pt">
            <v:stroke miterlimit="4"/>
            <v:textbox>
              <w:txbxContent>
                <w:p w:rsidR="00635560" w:rsidRDefault="007B3CF6">
                  <w:pPr>
                    <w:pStyle w:val="Body"/>
                    <w:spacing w:after="0" w:line="360" w:lineRule="auto"/>
                    <w:rPr>
                      <w:rFonts w:ascii="Cambria" w:eastAsia="Cambria" w:hAnsi="Cambria" w:cs="Cambria"/>
                      <w:b/>
                      <w:bCs/>
                      <w:sz w:val="32"/>
                      <w:szCs w:val="32"/>
                    </w:rPr>
                  </w:pPr>
                  <w:r>
                    <w:rPr>
                      <w:rFonts w:ascii="Cambria" w:hAnsi="Cambria"/>
                      <w:b/>
                      <w:bCs/>
                      <w:sz w:val="32"/>
                      <w:szCs w:val="32"/>
                      <w:lang w:val="en-US"/>
                    </w:rPr>
                    <w:t>Date Submitted:</w:t>
                  </w:r>
                </w:p>
                <w:p w:rsidR="00635560" w:rsidRDefault="007B3CF6">
                  <w:pPr>
                    <w:pStyle w:val="Body"/>
                    <w:spacing w:after="0" w:line="360" w:lineRule="auto"/>
                  </w:pPr>
                  <w:r>
                    <w:rPr>
                      <w:rFonts w:ascii="Cambria" w:hAnsi="Cambria"/>
                      <w:sz w:val="32"/>
                      <w:szCs w:val="32"/>
                    </w:rPr>
                    <w:t>September 25, 2024.</w:t>
                  </w:r>
                </w:p>
              </w:txbxContent>
            </v:textbox>
            <w10:wrap anchorx="margin"/>
          </v:shape>
        </w:pict>
      </w:r>
      <w:r>
        <w:rPr>
          <w:noProof/>
        </w:rPr>
        <w:pict>
          <v:shape id="_x0000_s1030" type="#_x0000_t202" style="position:absolute;margin-left:-.5pt;margin-top:381.1pt;width:349pt;height:54.7pt;z-index:251663360;visibility:visible;mso-wrap-distance-left:0;mso-wrap-distance-right:0;mso-position-horizontal-relative:margin;mso-position-vertical-relative:line" filled="f" stroked="f" strokeweight="1pt">
            <v:stroke miterlimit="4"/>
            <v:textbox>
              <w:txbxContent>
                <w:p w:rsidR="00635560" w:rsidRDefault="007B3CF6">
                  <w:pPr>
                    <w:pStyle w:val="Body"/>
                    <w:spacing w:after="0" w:line="360" w:lineRule="auto"/>
                    <w:rPr>
                      <w:rFonts w:ascii="Cambria" w:eastAsia="Cambria" w:hAnsi="Cambria" w:cs="Cambria"/>
                      <w:b/>
                      <w:bCs/>
                      <w:sz w:val="32"/>
                      <w:szCs w:val="32"/>
                    </w:rPr>
                  </w:pPr>
                  <w:r>
                    <w:rPr>
                      <w:rFonts w:ascii="Cambria" w:hAnsi="Cambria"/>
                      <w:b/>
                      <w:bCs/>
                      <w:sz w:val="32"/>
                      <w:szCs w:val="32"/>
                      <w:lang w:val="en-US"/>
                    </w:rPr>
                    <w:t>Submitted by:</w:t>
                  </w:r>
                </w:p>
                <w:p w:rsidR="00635560" w:rsidRDefault="007B3CF6">
                  <w:pPr>
                    <w:pStyle w:val="Body"/>
                    <w:spacing w:after="0" w:line="360" w:lineRule="auto"/>
                  </w:pPr>
                  <w:r>
                    <w:rPr>
                      <w:rFonts w:ascii="Cambria" w:hAnsi="Cambria"/>
                      <w:sz w:val="32"/>
                      <w:szCs w:val="32"/>
                      <w:lang w:val="fr-FR"/>
                    </w:rPr>
                    <w:t>GOIGI</w:t>
                  </w:r>
                </w:p>
              </w:txbxContent>
            </v:textbox>
            <w10:wrap anchorx="margin"/>
          </v:shape>
        </w:pict>
      </w:r>
      <w:r w:rsidR="007B3CF6">
        <w:rPr>
          <w:rFonts w:ascii="Arial Unicode MS" w:hAnsi="Arial Unicode MS"/>
        </w:rPr>
        <w:br w:type="page"/>
      </w:r>
    </w:p>
    <w:p w:rsidR="009D0657" w:rsidRDefault="007B3CF6">
      <w:pPr>
        <w:pStyle w:val="Title"/>
      </w:pPr>
      <w:r>
        <w:lastRenderedPageBreak/>
        <w:t>Scope of Work and Evaluation for Website and Web Portal</w:t>
      </w:r>
    </w:p>
    <w:p w:rsidR="009D0657" w:rsidRDefault="007B3CF6">
      <w:pPr>
        <w:pStyle w:val="Heading"/>
      </w:pPr>
      <w:r>
        <w:t>1. Scope of Work</w:t>
      </w:r>
    </w:p>
    <w:p w:rsidR="009D0657" w:rsidRDefault="007B3CF6">
      <w:pPr>
        <w:pStyle w:val="Heading2"/>
      </w:pPr>
      <w:r>
        <w:t>1.1 Introduction</w:t>
      </w:r>
    </w:p>
    <w:p w:rsidR="009D0657" w:rsidRDefault="007B3CF6">
      <w:pPr>
        <w:pStyle w:val="Body"/>
        <w:rPr>
          <w:rFonts w:ascii="Cambria" w:eastAsia="Cambria" w:hAnsi="Cambria" w:cs="Cambria"/>
        </w:rPr>
      </w:pPr>
      <w:r>
        <w:rPr>
          <w:rFonts w:ascii="Cambria" w:hAnsi="Cambria"/>
          <w:lang w:val="en-US"/>
        </w:rPr>
        <w:t>This Scope of Work (SOW) document outlines the requirements, objectives, deliverables, and timeline for the development of a Website and Web Portal based on the Seven Realms Training Programs. The portal will serve as a comprehensive platform for managing participants, health coaches, and administrative tasks, with the aim of supporting chronic pain management and health promotion.</w:t>
      </w:r>
    </w:p>
    <w:p w:rsidR="009D0657" w:rsidRDefault="009D0657">
      <w:pPr>
        <w:pStyle w:val="Body"/>
        <w:rPr>
          <w:rFonts w:ascii="Cambria" w:eastAsia="Cambria" w:hAnsi="Cambria" w:cs="Cambria"/>
        </w:rPr>
      </w:pPr>
    </w:p>
    <w:p w:rsidR="009D0657" w:rsidRDefault="007B3CF6">
      <w:pPr>
        <w:pStyle w:val="Heading2"/>
      </w:pPr>
      <w:r>
        <w:rPr>
          <w:lang w:val="en-US"/>
        </w:rPr>
        <w:t>1.2 Web Portal Requirements</w:t>
      </w:r>
    </w:p>
    <w:p w:rsidR="009D0657" w:rsidRDefault="007B3CF6">
      <w:pPr>
        <w:pStyle w:val="Body"/>
        <w:rPr>
          <w:del w:id="1" w:author="JF" w:date="2024-09-26T08:22:00Z"/>
          <w:rFonts w:ascii="Cambria" w:eastAsia="Cambria" w:hAnsi="Cambria" w:cs="Cambria"/>
        </w:rPr>
      </w:pPr>
      <w:r>
        <w:rPr>
          <w:rFonts w:ascii="Cambria" w:hAnsi="Cambria"/>
          <w:lang w:val="en-US"/>
        </w:rPr>
        <w:t>The web portal will serve as a central hub for managing participants, health coaches, and various administrative tasks. The following sections outline the specific requirements and features.</w:t>
      </w:r>
    </w:p>
    <w:p w:rsidR="009D0657" w:rsidRDefault="009D0657">
      <w:pPr>
        <w:pStyle w:val="Body"/>
        <w:rPr>
          <w:rFonts w:ascii="Cambria" w:eastAsia="Cambria" w:hAnsi="Cambria" w:cs="Cambria"/>
        </w:rPr>
      </w:pPr>
    </w:p>
    <w:p w:rsidR="009D0657" w:rsidRDefault="007B3CF6">
      <w:pPr>
        <w:pStyle w:val="Heading2"/>
      </w:pPr>
      <w:r>
        <w:rPr>
          <w:lang w:val="nl-NL"/>
        </w:rPr>
        <w:t>1.3 General Overview</w:t>
      </w:r>
    </w:p>
    <w:p w:rsidR="009D0657" w:rsidRDefault="007B3CF6">
      <w:pPr>
        <w:pStyle w:val="Body"/>
        <w:rPr>
          <w:del w:id="2" w:author="JF" w:date="2024-09-26T08:22:00Z"/>
          <w:rFonts w:ascii="Cambria" w:eastAsia="Cambria" w:hAnsi="Cambria" w:cs="Cambria"/>
        </w:rPr>
      </w:pPr>
      <w:r>
        <w:rPr>
          <w:rFonts w:ascii="Cambria" w:hAnsi="Cambria"/>
          <w:lang w:val="en-US"/>
        </w:rPr>
        <w:t>The portal is designed to facilitate the management of health coaching, participant engagement, and tracking of progress in the Seven Realms Training Programs. It includes secure logins, role-based access, and HIPAA compliance.</w:t>
      </w:r>
    </w:p>
    <w:p w:rsidR="009D0657" w:rsidRDefault="009D0657">
      <w:pPr>
        <w:pStyle w:val="Heading2"/>
      </w:pPr>
    </w:p>
    <w:p w:rsidR="009D0657" w:rsidRDefault="007B3CF6">
      <w:pPr>
        <w:pStyle w:val="Heading2"/>
      </w:pPr>
      <w:r>
        <w:rPr>
          <w:lang w:val="de-DE"/>
        </w:rPr>
        <w:t>1.4 Project Objectives</w:t>
      </w:r>
    </w:p>
    <w:p w:rsidR="009D0657" w:rsidRDefault="007B3CF6">
      <w:pPr>
        <w:pStyle w:val="Body"/>
        <w:rPr>
          <w:rFonts w:ascii="Cambria" w:eastAsia="Cambria" w:hAnsi="Cambria" w:cs="Cambria"/>
        </w:rPr>
      </w:pPr>
      <w:r>
        <w:rPr>
          <w:rFonts w:ascii="Cambria" w:hAnsi="Cambria"/>
          <w:lang w:val="en-US"/>
        </w:rPr>
        <w:t>The primary objectives of this project are to:</w:t>
      </w:r>
    </w:p>
    <w:p w:rsidR="009D0657" w:rsidRDefault="007B3CF6">
      <w:pPr>
        <w:pStyle w:val="Body"/>
        <w:rPr>
          <w:rFonts w:ascii="Cambria" w:eastAsia="Cambria" w:hAnsi="Cambria" w:cs="Cambria"/>
        </w:rPr>
      </w:pPr>
      <w:r>
        <w:rPr>
          <w:rFonts w:ascii="Cambria" w:hAnsi="Cambria"/>
          <w:lang w:val="en-US"/>
        </w:rPr>
        <w:t>- Develop a secure, HIPAA-compliant web portal with role-based access for Global Admins, Clinic Admins, Health Coaches, and Participants.</w:t>
      </w:r>
    </w:p>
    <w:p w:rsidR="009D0657" w:rsidRDefault="007B3CF6">
      <w:pPr>
        <w:pStyle w:val="Body"/>
        <w:rPr>
          <w:rFonts w:ascii="Cambria" w:eastAsia="Cambria" w:hAnsi="Cambria" w:cs="Cambria"/>
        </w:rPr>
      </w:pPr>
      <w:r>
        <w:rPr>
          <w:rFonts w:ascii="Cambria" w:hAnsi="Cambria"/>
          <w:lang w:val="en-US"/>
        </w:rPr>
        <w:t>- Enable comprehensive participant management, including baseline and progress assessments, online lessons, and tracking of engagement</w:t>
      </w:r>
      <w:ins w:id="3" w:author="JF" w:date="2024-09-26T06:36:00Z">
        <w:r>
          <w:rPr>
            <w:rFonts w:ascii="Cambria" w:hAnsi="Cambria"/>
            <w:lang w:val="en-US"/>
          </w:rPr>
          <w:t xml:space="preserve"> and outcomes</w:t>
        </w:r>
      </w:ins>
    </w:p>
    <w:p w:rsidR="009D0657" w:rsidRDefault="007B3CF6">
      <w:pPr>
        <w:pStyle w:val="Body"/>
        <w:rPr>
          <w:rFonts w:ascii="Cambria" w:eastAsia="Cambria" w:hAnsi="Cambria" w:cs="Cambria"/>
        </w:rPr>
      </w:pPr>
      <w:r>
        <w:rPr>
          <w:rFonts w:ascii="Cambria" w:hAnsi="Cambria"/>
          <w:lang w:val="en-US"/>
        </w:rPr>
        <w:t>- Provide tools for health coaches to effectively engage with participants and monitor their progress.</w:t>
      </w:r>
    </w:p>
    <w:p w:rsidR="009D0657" w:rsidRDefault="00635560">
      <w:pPr>
        <w:pStyle w:val="Body"/>
        <w:numPr>
          <w:ilvl w:val="0"/>
          <w:numId w:val="2"/>
        </w:numPr>
      </w:pPr>
      <w:del w:id="4" w:author="JF" w:date="2024-09-26T06:37:00Z">
        <w:r w:rsidRPr="00635560">
          <w:rPr>
            <w:rFonts w:ascii="Cambria" w:hAnsi="Cambria"/>
            <w:rPrChange w:id="5" w:author="Kaustav Dutta" w:date="2024-09-26T21:33:00Z">
              <w:rPr>
                <w:rFonts w:ascii="Cambria" w:hAnsi="Cambria"/>
                <w:lang w:val="ru-RU"/>
              </w:rPr>
            </w:rPrChange>
          </w:rPr>
          <w:delText xml:space="preserve">- </w:delText>
        </w:r>
      </w:del>
      <w:r w:rsidR="007B3CF6">
        <w:rPr>
          <w:rFonts w:ascii="Cambria" w:hAnsi="Cambria"/>
          <w:lang w:val="en-US"/>
        </w:rPr>
        <w:t>Integrate billing functionalities and data analytics for administrative purposes</w:t>
      </w:r>
    </w:p>
    <w:p w:rsidR="009D0657" w:rsidRDefault="007B3CF6">
      <w:pPr>
        <w:pStyle w:val="Body"/>
        <w:numPr>
          <w:ilvl w:val="0"/>
          <w:numId w:val="2"/>
        </w:numPr>
      </w:pPr>
      <w:ins w:id="6" w:author="JF" w:date="2024-09-26T06:37:00Z">
        <w:r>
          <w:rPr>
            <w:rFonts w:ascii="Cambria" w:hAnsi="Cambria"/>
            <w:lang w:val="en-US"/>
          </w:rPr>
          <w:t>Provide website for marketing and awareness with SEO strategies.</w:t>
        </w:r>
      </w:ins>
      <w:ins w:id="7" w:author="Kaustav Dutta" w:date="2024-09-26T21:41:00Z">
        <w:r w:rsidR="00976B54">
          <w:rPr>
            <w:rFonts w:ascii="Cambria" w:hAnsi="Cambria"/>
          </w:rPr>
          <w:t xml:space="preserve"> </w:t>
        </w:r>
      </w:ins>
      <w:del w:id="8" w:author="Kaustav Dutta" w:date="2024-09-26T21:41:00Z">
        <w:r w:rsidDel="00976B54">
          <w:rPr>
            <w:rFonts w:ascii="Cambria" w:hAnsi="Cambria"/>
          </w:rPr>
          <w:delText>.</w:delText>
        </w:r>
      </w:del>
      <w:ins w:id="9" w:author="Kaustav Dutta" w:date="2024-09-26T21:41:00Z">
        <w:r w:rsidR="00976B54">
          <w:rPr>
            <w:rFonts w:ascii="Cambria" w:hAnsi="Cambria"/>
          </w:rPr>
          <w:t xml:space="preserve">(SEO Packages </w:t>
        </w:r>
      </w:ins>
      <w:ins w:id="10" w:author="Kaustav Dutta" w:date="2024-09-26T21:42:00Z">
        <w:r w:rsidR="00976B54">
          <w:rPr>
            <w:rFonts w:ascii="Cambria" w:hAnsi="Cambria"/>
          </w:rPr>
          <w:t xml:space="preserve">is payable </w:t>
        </w:r>
      </w:ins>
      <w:ins w:id="11" w:author="Kaustav Dutta" w:date="2024-09-26T21:41:00Z">
        <w:r w:rsidR="00976B54">
          <w:rPr>
            <w:rFonts w:ascii="Cambria" w:hAnsi="Cambria"/>
          </w:rPr>
          <w:t>Extra and is not included in the scope of work and pricing)</w:t>
        </w:r>
      </w:ins>
    </w:p>
    <w:p w:rsidR="009D0657" w:rsidRDefault="007B3CF6">
      <w:pPr>
        <w:pStyle w:val="Body"/>
        <w:numPr>
          <w:ilvl w:val="0"/>
          <w:numId w:val="2"/>
        </w:numPr>
      </w:pPr>
      <w:ins w:id="12" w:author="JF" w:date="2024-09-26T08:33:00Z">
        <w:r>
          <w:rPr>
            <w:rFonts w:ascii="Cambria" w:hAnsi="Cambria"/>
            <w:lang w:val="en-US"/>
          </w:rPr>
          <w:t xml:space="preserve">Update current </w:t>
        </w:r>
        <w:proofErr w:type="spellStart"/>
        <w:r>
          <w:rPr>
            <w:rFonts w:ascii="Cambria" w:hAnsi="Cambria"/>
            <w:lang w:val="en-US"/>
          </w:rPr>
          <w:t>pactforpain</w:t>
        </w:r>
        <w:proofErr w:type="spellEnd"/>
        <w:r>
          <w:rPr>
            <w:rFonts w:ascii="Cambria" w:hAnsi="Cambria"/>
            <w:lang w:val="en-US"/>
          </w:rPr>
          <w:t xml:space="preserve"> website with minor changes in the first phase of program.</w:t>
        </w:r>
      </w:ins>
    </w:p>
    <w:p w:rsidR="009D0657" w:rsidRDefault="009D0657">
      <w:pPr>
        <w:pStyle w:val="Body"/>
        <w:numPr>
          <w:ilvl w:val="0"/>
          <w:numId w:val="2"/>
        </w:numPr>
      </w:pPr>
    </w:p>
    <w:p w:rsidR="009D0657" w:rsidRDefault="009D0657">
      <w:pPr>
        <w:pStyle w:val="Body"/>
        <w:rPr>
          <w:rFonts w:ascii="Cambria" w:eastAsia="Cambria" w:hAnsi="Cambria" w:cs="Cambria"/>
        </w:rPr>
      </w:pPr>
    </w:p>
    <w:p w:rsidR="009D0657" w:rsidRDefault="007B3CF6">
      <w:pPr>
        <w:pStyle w:val="Heading2"/>
      </w:pPr>
      <w:r>
        <w:rPr>
          <w:lang w:val="en-US"/>
        </w:rPr>
        <w:t>1.5 Deliverables</w:t>
      </w:r>
    </w:p>
    <w:p w:rsidR="009D0657" w:rsidRDefault="007B3CF6">
      <w:pPr>
        <w:pStyle w:val="Body"/>
        <w:rPr>
          <w:rFonts w:ascii="Cambria" w:eastAsia="Cambria" w:hAnsi="Cambria" w:cs="Cambria"/>
        </w:rPr>
      </w:pPr>
      <w:r>
        <w:rPr>
          <w:rFonts w:ascii="Cambria" w:hAnsi="Cambria"/>
          <w:lang w:val="en-US"/>
        </w:rPr>
        <w:t>The following deliverables are expected from this project:</w:t>
      </w:r>
    </w:p>
    <w:p w:rsidR="009D0657" w:rsidRDefault="007B3CF6">
      <w:pPr>
        <w:pStyle w:val="Body"/>
        <w:rPr>
          <w:rFonts w:ascii="Cambria" w:eastAsia="Cambria" w:hAnsi="Cambria" w:cs="Cambria"/>
        </w:rPr>
      </w:pPr>
      <w:r>
        <w:rPr>
          <w:rFonts w:ascii="Cambria" w:hAnsi="Cambria"/>
          <w:lang w:val="en-US"/>
        </w:rPr>
        <w:t>- Fully functional web portal with defined user roles and permissions.</w:t>
      </w:r>
    </w:p>
    <w:p w:rsidR="009D0657" w:rsidRDefault="007B3CF6">
      <w:pPr>
        <w:pStyle w:val="Body"/>
        <w:rPr>
          <w:rFonts w:ascii="Cambria" w:eastAsia="Cambria" w:hAnsi="Cambria" w:cs="Cambria"/>
        </w:rPr>
      </w:pPr>
      <w:r>
        <w:rPr>
          <w:rFonts w:ascii="Cambria" w:hAnsi="Cambria"/>
          <w:lang w:val="en-US"/>
        </w:rPr>
        <w:t>- Customizable dashboard for participant and clinic management.</w:t>
      </w:r>
    </w:p>
    <w:p w:rsidR="009D0657" w:rsidRDefault="007B3CF6">
      <w:pPr>
        <w:pStyle w:val="Body"/>
        <w:rPr>
          <w:rFonts w:ascii="Cambria" w:eastAsia="Cambria" w:hAnsi="Cambria" w:cs="Cambria"/>
        </w:rPr>
      </w:pPr>
      <w:r>
        <w:rPr>
          <w:rFonts w:ascii="Cambria" w:hAnsi="Cambria"/>
          <w:lang w:val="en-US"/>
        </w:rPr>
        <w:t>- Integrated online lessons and printable resources for the Seven Realms Training Programs.</w:t>
      </w:r>
    </w:p>
    <w:p w:rsidR="009D0657" w:rsidRDefault="007B3CF6">
      <w:pPr>
        <w:pStyle w:val="Body"/>
        <w:rPr>
          <w:rFonts w:ascii="Cambria" w:eastAsia="Cambria" w:hAnsi="Cambria" w:cs="Cambria"/>
        </w:rPr>
      </w:pPr>
      <w:r>
        <w:rPr>
          <w:rFonts w:ascii="Cambria" w:hAnsi="Cambria"/>
          <w:lang w:val="en-US"/>
        </w:rPr>
        <w:t>- Notifications and reminder system for participant engagement.</w:t>
      </w:r>
    </w:p>
    <w:p w:rsidR="009D0657" w:rsidRDefault="007B3CF6">
      <w:pPr>
        <w:pStyle w:val="Body"/>
        <w:rPr>
          <w:rFonts w:ascii="Cambria" w:eastAsia="Cambria" w:hAnsi="Cambria" w:cs="Cambria"/>
        </w:rPr>
      </w:pPr>
      <w:r>
        <w:rPr>
          <w:rFonts w:ascii="Cambria" w:hAnsi="Cambria"/>
          <w:lang w:val="en-US"/>
        </w:rPr>
        <w:t>- Billing system integrated with CPT codes and documentation.</w:t>
      </w:r>
    </w:p>
    <w:p w:rsidR="009D0657" w:rsidRDefault="007B3CF6">
      <w:pPr>
        <w:pStyle w:val="Body"/>
        <w:rPr>
          <w:rFonts w:ascii="Cambria" w:eastAsia="Cambria" w:hAnsi="Cambria" w:cs="Cambria"/>
        </w:rPr>
      </w:pPr>
      <w:r>
        <w:rPr>
          <w:rFonts w:ascii="Cambria" w:hAnsi="Cambria"/>
          <w:lang w:val="nl-NL"/>
        </w:rPr>
        <w:t>- Data</w:t>
      </w:r>
      <w:ins w:id="13" w:author="JF" w:date="2024-09-26T06:37:00Z">
        <w:r>
          <w:rPr>
            <w:rFonts w:ascii="Cambria" w:hAnsi="Cambria"/>
            <w:lang w:val="en-US"/>
          </w:rPr>
          <w:t xml:space="preserve"> of participant assessment with</w:t>
        </w:r>
      </w:ins>
      <w:r>
        <w:rPr>
          <w:rFonts w:ascii="Cambria" w:hAnsi="Cambria"/>
          <w:lang w:val="en-US"/>
        </w:rPr>
        <w:t xml:space="preserve"> analytics and reporting tools for administrative users.</w:t>
      </w:r>
    </w:p>
    <w:p w:rsidR="009D0657" w:rsidRDefault="00635560">
      <w:pPr>
        <w:pStyle w:val="Body"/>
        <w:numPr>
          <w:ilvl w:val="0"/>
          <w:numId w:val="2"/>
        </w:numPr>
      </w:pPr>
      <w:del w:id="14" w:author="JF" w:date="2024-09-26T08:33:00Z">
        <w:r w:rsidRPr="00635560">
          <w:rPr>
            <w:rFonts w:ascii="Cambria" w:hAnsi="Cambria"/>
            <w:rPrChange w:id="15" w:author="Kaustav Dutta" w:date="2024-09-26T21:33:00Z">
              <w:rPr>
                <w:rFonts w:ascii="Cambria" w:hAnsi="Cambria"/>
                <w:lang w:val="ru-RU"/>
              </w:rPr>
            </w:rPrChange>
          </w:rPr>
          <w:delText xml:space="preserve">- </w:delText>
        </w:r>
      </w:del>
      <w:r w:rsidR="007B3CF6">
        <w:rPr>
          <w:rFonts w:ascii="Cambria" w:hAnsi="Cambria"/>
          <w:lang w:val="en-US"/>
        </w:rPr>
        <w:t>A mobile app interface that integrates with the web portal</w:t>
      </w:r>
      <w:ins w:id="16" w:author="JF" w:date="2024-09-26T08:47:00Z">
        <w:r w:rsidR="007B3CF6">
          <w:rPr>
            <w:lang w:val="en-US"/>
          </w:rPr>
          <w:t xml:space="preserve"> </w:t>
        </w:r>
      </w:ins>
    </w:p>
    <w:p w:rsidR="009D0657" w:rsidRDefault="007B3CF6">
      <w:pPr>
        <w:pStyle w:val="Body"/>
        <w:numPr>
          <w:ilvl w:val="0"/>
          <w:numId w:val="2"/>
        </w:numPr>
      </w:pPr>
      <w:ins w:id="17" w:author="JF" w:date="2024-09-26T08:47:00Z">
        <w:r>
          <w:rPr>
            <w:lang w:val="en-US"/>
          </w:rPr>
          <w:t>As part of the process, u</w:t>
        </w:r>
        <w:r>
          <w:rPr>
            <w:rFonts w:ascii="Cambria" w:hAnsi="Cambria"/>
            <w:lang w:val="en-US"/>
          </w:rPr>
          <w:t xml:space="preserve">pdate current </w:t>
        </w:r>
        <w:proofErr w:type="spellStart"/>
        <w:r>
          <w:rPr>
            <w:rFonts w:ascii="Cambria" w:hAnsi="Cambria"/>
            <w:lang w:val="en-US"/>
          </w:rPr>
          <w:t>pactforpain</w:t>
        </w:r>
        <w:proofErr w:type="spellEnd"/>
        <w:r>
          <w:rPr>
            <w:rFonts w:ascii="Cambria" w:hAnsi="Cambria"/>
            <w:lang w:val="en-US"/>
          </w:rPr>
          <w:t xml:space="preserve"> platform with minor changes in the first phase of program including adding the ability of participants to pay for the access of the platform.</w:t>
        </w:r>
      </w:ins>
      <w:del w:id="18" w:author="JF" w:date="2024-09-26T08:39:00Z">
        <w:r>
          <w:rPr>
            <w:rFonts w:ascii="Cambria" w:hAnsi="Cambria"/>
          </w:rPr>
          <w:delText>.</w:delText>
        </w:r>
      </w:del>
    </w:p>
    <w:p w:rsidR="009D0657" w:rsidRDefault="009D0657">
      <w:pPr>
        <w:pStyle w:val="Body"/>
        <w:rPr>
          <w:rFonts w:ascii="Cambria" w:eastAsia="Cambria" w:hAnsi="Cambria" w:cs="Cambria"/>
        </w:rPr>
      </w:pPr>
    </w:p>
    <w:p w:rsidR="009D0657" w:rsidRDefault="007B3CF6">
      <w:pPr>
        <w:pStyle w:val="Heading2"/>
      </w:pPr>
      <w:r>
        <w:rPr>
          <w:lang w:val="en-US"/>
        </w:rPr>
        <w:t>1.6 Functional Requirements</w:t>
      </w:r>
    </w:p>
    <w:p w:rsidR="009D0657" w:rsidRDefault="007B3CF6">
      <w:pPr>
        <w:pStyle w:val="Heading3"/>
      </w:pPr>
      <w:r>
        <w:t xml:space="preserve">1.6.1 </w:t>
      </w:r>
      <w:r>
        <w:rPr>
          <w:i/>
          <w:iCs/>
          <w:lang w:val="en-US"/>
        </w:rPr>
        <w:t>User Roles and Permissions (Hypothetical Numbers)</w:t>
      </w:r>
    </w:p>
    <w:p w:rsidR="009D0657" w:rsidRDefault="007B3CF6">
      <w:pPr>
        <w:pStyle w:val="Body"/>
        <w:rPr>
          <w:rFonts w:ascii="Cambria" w:eastAsia="Cambria" w:hAnsi="Cambria" w:cs="Cambria"/>
        </w:rPr>
      </w:pPr>
      <w:r>
        <w:rPr>
          <w:rFonts w:ascii="Cambria" w:hAnsi="Cambria"/>
          <w:lang w:val="en-US"/>
        </w:rPr>
        <w:t>The portal will include multiple user roles with specific permissions, including Global Admins, Clinic Admins, Health Coaches, and Participants.</w:t>
      </w:r>
    </w:p>
    <w:p w:rsidR="009D0657" w:rsidRDefault="007B3CF6">
      <w:pPr>
        <w:pStyle w:val="Body"/>
        <w:rPr>
          <w:rFonts w:ascii="Cambria" w:eastAsia="Cambria" w:hAnsi="Cambria" w:cs="Cambria"/>
        </w:rPr>
      </w:pPr>
      <w:r>
        <w:rPr>
          <w:rFonts w:ascii="Cambria" w:hAnsi="Cambria"/>
          <w:lang w:val="en-US"/>
        </w:rPr>
        <w:t>Each role will have access to specific functionalities relevant to their responsibilities.</w:t>
      </w:r>
    </w:p>
    <w:p w:rsidR="009D0657" w:rsidRDefault="007B3CF6">
      <w:pPr>
        <w:pStyle w:val="Body"/>
      </w:pPr>
      <w:r>
        <w:rPr>
          <w:noProof/>
        </w:rPr>
        <w:lastRenderedPageBreak/>
        <w:drawing>
          <wp:inline distT="0" distB="0" distL="0" distR="0">
            <wp:extent cx="3541494" cy="3063240"/>
            <wp:effectExtent l="0" t="0" r="0" b="0"/>
            <wp:docPr id="1073741834" name="officeArt object" descr="Picture 11"/>
            <wp:cNvGraphicFramePr/>
            <a:graphic xmlns:a="http://schemas.openxmlformats.org/drawingml/2006/main">
              <a:graphicData uri="http://schemas.openxmlformats.org/drawingml/2006/picture">
                <pic:pic xmlns:pic="http://schemas.openxmlformats.org/drawingml/2006/picture">
                  <pic:nvPicPr>
                    <pic:cNvPr id="1073741834" name="Picture 11" descr="Picture 11"/>
                    <pic:cNvPicPr>
                      <a:picLocks noChangeAspect="1"/>
                    </pic:cNvPicPr>
                  </pic:nvPicPr>
                  <pic:blipFill>
                    <a:blip r:embed="rId8" cstate="print"/>
                    <a:stretch>
                      <a:fillRect/>
                    </a:stretch>
                  </pic:blipFill>
                  <pic:spPr>
                    <a:xfrm>
                      <a:off x="0" y="0"/>
                      <a:ext cx="3541494" cy="3063240"/>
                    </a:xfrm>
                    <a:prstGeom prst="rect">
                      <a:avLst/>
                    </a:prstGeom>
                    <a:ln w="12700" cap="flat">
                      <a:noFill/>
                      <a:miter lim="400000"/>
                    </a:ln>
                    <a:effectLst/>
                  </pic:spPr>
                </pic:pic>
              </a:graphicData>
            </a:graphic>
          </wp:inline>
        </w:drawing>
      </w:r>
    </w:p>
    <w:p w:rsidR="009D0657" w:rsidRDefault="009D0657">
      <w:pPr>
        <w:pStyle w:val="Body"/>
      </w:pPr>
    </w:p>
    <w:p w:rsidR="009D0657" w:rsidRDefault="007B3CF6">
      <w:pPr>
        <w:pStyle w:val="Heading3"/>
      </w:pPr>
      <w:r>
        <w:t xml:space="preserve">1.6.2 </w:t>
      </w:r>
      <w:r>
        <w:rPr>
          <w:i/>
          <w:iCs/>
          <w:lang w:val="en-US"/>
        </w:rPr>
        <w:t>Platform Features</w:t>
      </w:r>
    </w:p>
    <w:p w:rsidR="009D0657" w:rsidRDefault="007B3CF6">
      <w:pPr>
        <w:pStyle w:val="Body"/>
        <w:rPr>
          <w:rFonts w:ascii="Cambria" w:eastAsia="Cambria" w:hAnsi="Cambria" w:cs="Cambria"/>
        </w:rPr>
      </w:pPr>
      <w:r>
        <w:rPr>
          <w:rFonts w:ascii="Cambria" w:hAnsi="Cambria"/>
          <w:lang w:val="en-US"/>
        </w:rPr>
        <w:t>- **Participant Management**: Baseline and progress assessments, participant engagement tracking, and personalized dashboards.</w:t>
      </w:r>
    </w:p>
    <w:p w:rsidR="009D0657" w:rsidRDefault="007B3CF6">
      <w:pPr>
        <w:pStyle w:val="Body"/>
        <w:rPr>
          <w:rFonts w:ascii="Cambria" w:eastAsia="Cambria" w:hAnsi="Cambria" w:cs="Cambria"/>
        </w:rPr>
      </w:pPr>
      <w:r>
        <w:rPr>
          <w:rFonts w:ascii="Cambria" w:hAnsi="Cambria"/>
          <w:lang w:val="en-US"/>
        </w:rPr>
        <w:t>- **Online Lessons**: Educational content for the Seven Realms, accessible by participants and health coaches.</w:t>
      </w:r>
    </w:p>
    <w:p w:rsidR="009D0657" w:rsidRDefault="007B3CF6">
      <w:pPr>
        <w:pStyle w:val="Body"/>
        <w:rPr>
          <w:rFonts w:ascii="Cambria" w:eastAsia="Cambria" w:hAnsi="Cambria" w:cs="Cambria"/>
        </w:rPr>
      </w:pPr>
      <w:r>
        <w:rPr>
          <w:rFonts w:ascii="Cambria" w:hAnsi="Cambria"/>
          <w:lang w:val="en-US"/>
        </w:rPr>
        <w:t>- **Notifications and Reminders**: Email and text alerts for assessments, lessons, and action plans.</w:t>
      </w:r>
    </w:p>
    <w:p w:rsidR="009D0657" w:rsidRDefault="007B3CF6">
      <w:pPr>
        <w:pStyle w:val="Body"/>
        <w:rPr>
          <w:del w:id="19" w:author="JF" w:date="2024-09-26T08:34:00Z"/>
          <w:rFonts w:ascii="Cambria" w:eastAsia="Cambria" w:hAnsi="Cambria" w:cs="Cambria"/>
        </w:rPr>
      </w:pPr>
      <w:r>
        <w:rPr>
          <w:rFonts w:ascii="Cambria" w:hAnsi="Cambria"/>
          <w:lang w:val="en-US"/>
        </w:rPr>
        <w:t xml:space="preserve">- **Billing and Administration**: Tools for </w:t>
      </w:r>
      <w:ins w:id="20" w:author="JF" w:date="2024-09-26T08:44:00Z">
        <w:r>
          <w:rPr>
            <w:rFonts w:ascii="Cambria" w:hAnsi="Cambria"/>
            <w:lang w:val="en-US"/>
          </w:rPr>
          <w:t xml:space="preserve">users to pay for access with a credit card, </w:t>
        </w:r>
      </w:ins>
      <w:r>
        <w:rPr>
          <w:rFonts w:ascii="Cambria" w:hAnsi="Cambria"/>
          <w:lang w:val="en-US"/>
        </w:rPr>
        <w:t>generating billing codes, tracking payments, and managing clinics.</w:t>
      </w:r>
    </w:p>
    <w:p w:rsidR="009D0657" w:rsidRDefault="009D0657">
      <w:pPr>
        <w:pStyle w:val="Heading2"/>
      </w:pPr>
    </w:p>
    <w:p w:rsidR="009D0657" w:rsidRDefault="007B3CF6">
      <w:pPr>
        <w:pStyle w:val="Heading2"/>
      </w:pPr>
      <w:r>
        <w:t xml:space="preserve">1.7 </w:t>
      </w:r>
      <w:proofErr w:type="spellStart"/>
      <w:r>
        <w:rPr>
          <w:i/>
          <w:iCs/>
        </w:rPr>
        <w:t>Technology</w:t>
      </w:r>
      <w:proofErr w:type="spellEnd"/>
      <w:r>
        <w:rPr>
          <w:i/>
          <w:iCs/>
        </w:rPr>
        <w:t xml:space="preserve"> </w:t>
      </w:r>
      <w:proofErr w:type="spellStart"/>
      <w:r>
        <w:rPr>
          <w:i/>
          <w:iCs/>
        </w:rPr>
        <w:t>Stack</w:t>
      </w:r>
      <w:proofErr w:type="spellEnd"/>
    </w:p>
    <w:p w:rsidR="009D0657" w:rsidRDefault="007B3CF6">
      <w:pPr>
        <w:pStyle w:val="Body"/>
        <w:rPr>
          <w:rFonts w:ascii="Cambria" w:eastAsia="Cambria" w:hAnsi="Cambria" w:cs="Cambria"/>
        </w:rPr>
      </w:pPr>
      <w:r>
        <w:rPr>
          <w:rFonts w:ascii="Cambria" w:hAnsi="Cambria"/>
          <w:lang w:val="en-US"/>
        </w:rPr>
        <w:t>The platform will be built using the following technologies:</w:t>
      </w:r>
    </w:p>
    <w:p w:rsidR="009D0657" w:rsidRDefault="007B3CF6">
      <w:pPr>
        <w:pStyle w:val="Body"/>
        <w:rPr>
          <w:rFonts w:ascii="Cambria" w:eastAsia="Cambria" w:hAnsi="Cambria" w:cs="Cambria"/>
        </w:rPr>
      </w:pPr>
      <w:r>
        <w:rPr>
          <w:rFonts w:ascii="Cambria" w:hAnsi="Cambria"/>
        </w:rPr>
        <w:t>- **</w:t>
      </w:r>
      <w:r>
        <w:rPr>
          <w:rFonts w:ascii="Cambria" w:hAnsi="Cambria"/>
          <w:b/>
          <w:bCs/>
          <w:lang w:val="en-US"/>
        </w:rPr>
        <w:t>Hosting</w:t>
      </w:r>
      <w:r>
        <w:rPr>
          <w:rFonts w:ascii="Cambria" w:hAnsi="Cambria"/>
          <w:lang w:val="en-US"/>
        </w:rPr>
        <w:t>**: Amazon EC2 with Linux OS and Tomcat web server.</w:t>
      </w:r>
    </w:p>
    <w:p w:rsidR="009D0657" w:rsidRDefault="007B3CF6">
      <w:pPr>
        <w:pStyle w:val="Body"/>
        <w:rPr>
          <w:rFonts w:ascii="Cambria" w:eastAsia="Cambria" w:hAnsi="Cambria" w:cs="Cambria"/>
        </w:rPr>
      </w:pPr>
      <w:r>
        <w:rPr>
          <w:rFonts w:ascii="Cambria" w:hAnsi="Cambria"/>
        </w:rPr>
        <w:t>- **</w:t>
      </w:r>
      <w:r>
        <w:rPr>
          <w:rFonts w:ascii="Cambria" w:hAnsi="Cambria"/>
          <w:b/>
          <w:bCs/>
          <w:lang w:val="en-US"/>
        </w:rPr>
        <w:t>Web Development</w:t>
      </w:r>
      <w:r>
        <w:rPr>
          <w:rFonts w:ascii="Cambria" w:hAnsi="Cambria"/>
          <w:lang w:val="en-US"/>
        </w:rPr>
        <w:t>**: Java/Spring Framework, Angular, jQuery, CSS3, and HTML5.</w:t>
      </w:r>
    </w:p>
    <w:p w:rsidR="009D0657" w:rsidRDefault="007B3CF6">
      <w:pPr>
        <w:pStyle w:val="Body"/>
        <w:rPr>
          <w:rFonts w:ascii="Cambria" w:eastAsia="Cambria" w:hAnsi="Cambria" w:cs="Cambria"/>
        </w:rPr>
      </w:pPr>
      <w:r>
        <w:rPr>
          <w:rFonts w:ascii="Cambria" w:hAnsi="Cambria"/>
        </w:rPr>
        <w:t>- **</w:t>
      </w:r>
      <w:r>
        <w:rPr>
          <w:rFonts w:ascii="Cambria" w:hAnsi="Cambria"/>
          <w:b/>
          <w:bCs/>
          <w:lang w:val="en-US"/>
        </w:rPr>
        <w:t>Security</w:t>
      </w:r>
      <w:r>
        <w:rPr>
          <w:rFonts w:ascii="Cambria" w:hAnsi="Cambria"/>
          <w:lang w:val="en-US"/>
        </w:rPr>
        <w:t>**: Role-based access using Spring Framework and SSL for secure communication.</w:t>
      </w:r>
    </w:p>
    <w:p w:rsidR="009D0657" w:rsidRDefault="007B3CF6">
      <w:pPr>
        <w:pStyle w:val="Body"/>
        <w:rPr>
          <w:rFonts w:ascii="Cambria" w:eastAsia="Cambria" w:hAnsi="Cambria" w:cs="Cambria"/>
        </w:rPr>
      </w:pPr>
      <w:r>
        <w:rPr>
          <w:rFonts w:ascii="Cambria" w:hAnsi="Cambria"/>
        </w:rPr>
        <w:t>- **</w:t>
      </w:r>
      <w:r>
        <w:rPr>
          <w:rFonts w:ascii="Cambria" w:hAnsi="Cambria"/>
          <w:b/>
          <w:bCs/>
          <w:lang w:val="en-US"/>
        </w:rPr>
        <w:t>Build Tool</w:t>
      </w:r>
      <w:r>
        <w:rPr>
          <w:rFonts w:ascii="Cambria" w:hAnsi="Cambria"/>
        </w:rPr>
        <w:t>**: Maven.</w:t>
      </w:r>
    </w:p>
    <w:p w:rsidR="009D0657" w:rsidRDefault="007B3CF6">
      <w:pPr>
        <w:pStyle w:val="Body"/>
        <w:rPr>
          <w:rFonts w:ascii="Cambria" w:eastAsia="Cambria" w:hAnsi="Cambria" w:cs="Cambria"/>
        </w:rPr>
      </w:pPr>
      <w:r>
        <w:rPr>
          <w:rFonts w:ascii="Cambria" w:hAnsi="Cambria"/>
        </w:rPr>
        <w:t>- **</w:t>
      </w:r>
      <w:r>
        <w:rPr>
          <w:rFonts w:ascii="Cambria" w:hAnsi="Cambria"/>
          <w:b/>
          <w:bCs/>
          <w:lang w:val="nl-NL"/>
        </w:rPr>
        <w:t>Database</w:t>
      </w:r>
      <w:r>
        <w:rPr>
          <w:rFonts w:ascii="Cambria" w:hAnsi="Cambria"/>
          <w:lang w:val="en-US"/>
        </w:rPr>
        <w:t>**: MySQL (RDS) with data analytics powered by Lucene and Angular JS.</w:t>
      </w:r>
    </w:p>
    <w:p w:rsidR="009D0657" w:rsidRDefault="007B3CF6">
      <w:pPr>
        <w:pStyle w:val="Body"/>
        <w:rPr>
          <w:del w:id="21" w:author="JF" w:date="2024-09-26T08:44:00Z"/>
          <w:rFonts w:ascii="Cambria" w:eastAsia="Cambria" w:hAnsi="Cambria" w:cs="Cambria"/>
        </w:rPr>
      </w:pPr>
      <w:r>
        <w:rPr>
          <w:rFonts w:ascii="Cambria" w:hAnsi="Cambria"/>
        </w:rPr>
        <w:t>- **</w:t>
      </w:r>
      <w:r>
        <w:rPr>
          <w:rFonts w:ascii="Cambria" w:hAnsi="Cambria"/>
          <w:b/>
          <w:bCs/>
          <w:lang w:val="en-US"/>
        </w:rPr>
        <w:t>Mobile Integration</w:t>
      </w:r>
      <w:r>
        <w:rPr>
          <w:rFonts w:ascii="Cambria" w:hAnsi="Cambria"/>
          <w:lang w:val="en-US"/>
        </w:rPr>
        <w:t>**: REST-based services with JSON response for seamless mobile app integration</w:t>
      </w:r>
      <w:ins w:id="22" w:author="JF" w:date="2024-09-26T08:44:00Z">
        <w:r>
          <w:rPr>
            <w:rFonts w:ascii="Cambria" w:hAnsi="Cambria"/>
            <w:lang w:val="en-US"/>
          </w:rPr>
          <w:t xml:space="preserve"> including the ability to download a mobile app.</w:t>
        </w:r>
      </w:ins>
      <w:del w:id="23" w:author="JF" w:date="2024-09-26T08:44:00Z">
        <w:r>
          <w:rPr>
            <w:rFonts w:ascii="Cambria" w:hAnsi="Cambria"/>
          </w:rPr>
          <w:delText>.</w:delText>
        </w:r>
      </w:del>
    </w:p>
    <w:p w:rsidR="009D0657" w:rsidRDefault="009D0657">
      <w:pPr>
        <w:pStyle w:val="Body"/>
        <w:rPr>
          <w:b/>
          <w:bCs/>
        </w:rPr>
      </w:pPr>
    </w:p>
    <w:p w:rsidR="009D0657" w:rsidRDefault="007B3CF6">
      <w:pPr>
        <w:pStyle w:val="Body"/>
        <w:rPr>
          <w:rStyle w:val="Strong"/>
        </w:rPr>
      </w:pPr>
      <w:r>
        <w:rPr>
          <w:noProof/>
        </w:rPr>
        <w:lastRenderedPageBreak/>
        <w:drawing>
          <wp:inline distT="0" distB="0" distL="0" distR="0">
            <wp:extent cx="4122421" cy="2611747"/>
            <wp:effectExtent l="0" t="0" r="0" b="0"/>
            <wp:docPr id="1073741835" name="officeArt object" descr="Picture 10"/>
            <wp:cNvGraphicFramePr/>
            <a:graphic xmlns:a="http://schemas.openxmlformats.org/drawingml/2006/main">
              <a:graphicData uri="http://schemas.openxmlformats.org/drawingml/2006/picture">
                <pic:pic xmlns:pic="http://schemas.openxmlformats.org/drawingml/2006/picture">
                  <pic:nvPicPr>
                    <pic:cNvPr id="1073741835" name="Picture 10" descr="Picture 10"/>
                    <pic:cNvPicPr>
                      <a:picLocks noChangeAspect="1"/>
                    </pic:cNvPicPr>
                  </pic:nvPicPr>
                  <pic:blipFill>
                    <a:blip r:embed="rId9" cstate="print"/>
                    <a:stretch>
                      <a:fillRect/>
                    </a:stretch>
                  </pic:blipFill>
                  <pic:spPr>
                    <a:xfrm>
                      <a:off x="0" y="0"/>
                      <a:ext cx="4122421" cy="2611747"/>
                    </a:xfrm>
                    <a:prstGeom prst="rect">
                      <a:avLst/>
                    </a:prstGeom>
                    <a:ln w="12700" cap="flat">
                      <a:noFill/>
                      <a:miter lim="400000"/>
                    </a:ln>
                    <a:effectLst/>
                  </pic:spPr>
                </pic:pic>
              </a:graphicData>
            </a:graphic>
          </wp:inline>
        </w:drawing>
      </w:r>
    </w:p>
    <w:p w:rsidR="009D0657" w:rsidRDefault="009D0657">
      <w:pPr>
        <w:pStyle w:val="Body"/>
        <w:rPr>
          <w:b/>
          <w:bCs/>
        </w:rPr>
      </w:pPr>
    </w:p>
    <w:p w:rsidR="009D0657" w:rsidRDefault="007B3CF6">
      <w:pPr>
        <w:pStyle w:val="Heading2"/>
      </w:pPr>
      <w:r>
        <w:t xml:space="preserve">1.8 </w:t>
      </w:r>
      <w:r>
        <w:rPr>
          <w:i/>
          <w:iCs/>
          <w:lang w:val="en-US"/>
        </w:rPr>
        <w:t>Assumptions and Dependencies</w:t>
      </w:r>
    </w:p>
    <w:p w:rsidR="009D0657" w:rsidRDefault="007B3CF6">
      <w:pPr>
        <w:pStyle w:val="Body"/>
        <w:rPr>
          <w:rFonts w:ascii="Cambria" w:eastAsia="Cambria" w:hAnsi="Cambria" w:cs="Cambria"/>
        </w:rPr>
      </w:pPr>
      <w:r>
        <w:rPr>
          <w:rFonts w:ascii="Cambria" w:hAnsi="Cambria"/>
          <w:lang w:val="en-US"/>
        </w:rPr>
        <w:t>The following assumptions and dependencies are considered in the scope of this project:</w:t>
      </w:r>
    </w:p>
    <w:p w:rsidR="009D0657" w:rsidRDefault="007B3CF6">
      <w:pPr>
        <w:pStyle w:val="Body"/>
        <w:rPr>
          <w:rFonts w:ascii="Cambria" w:eastAsia="Cambria" w:hAnsi="Cambria" w:cs="Cambria"/>
        </w:rPr>
      </w:pPr>
      <w:r>
        <w:rPr>
          <w:rFonts w:ascii="Cambria" w:hAnsi="Cambria"/>
          <w:lang w:val="en-US"/>
        </w:rPr>
        <w:t>- All required content and resources for the Seven Realms Training Programs will be provided by the client.</w:t>
      </w:r>
    </w:p>
    <w:p w:rsidR="009D0657" w:rsidRDefault="007B3CF6">
      <w:pPr>
        <w:pStyle w:val="Body"/>
        <w:rPr>
          <w:rFonts w:ascii="Cambria" w:eastAsia="Cambria" w:hAnsi="Cambria" w:cs="Cambria"/>
        </w:rPr>
      </w:pPr>
      <w:r>
        <w:rPr>
          <w:rFonts w:ascii="Cambria" w:hAnsi="Cambria"/>
          <w:lang w:val="en-US"/>
        </w:rPr>
        <w:t>- The platform will be deployed</w:t>
      </w:r>
      <w:ins w:id="24" w:author="JF" w:date="2024-09-26T08:35:00Z">
        <w:r>
          <w:rPr>
            <w:rFonts w:ascii="Cambria" w:hAnsi="Cambria"/>
            <w:lang w:val="en-US"/>
          </w:rPr>
          <w:t xml:space="preserve"> and updated</w:t>
        </w:r>
      </w:ins>
      <w:r>
        <w:rPr>
          <w:rFonts w:ascii="Cambria" w:hAnsi="Cambria"/>
          <w:lang w:val="en-US"/>
        </w:rPr>
        <w:t xml:space="preserve"> on the client's existing Amazon Web Services (AWS) infrastructure</w:t>
      </w:r>
      <w:ins w:id="25" w:author="JF" w:date="2024-09-26T08:35:00Z">
        <w:r>
          <w:rPr>
            <w:rFonts w:ascii="Cambria" w:hAnsi="Cambria"/>
            <w:lang w:val="en-US"/>
          </w:rPr>
          <w:t xml:space="preserve"> and then transferred to the VPS server.</w:t>
        </w:r>
      </w:ins>
      <w:del w:id="26" w:author="JF" w:date="2024-09-26T06:39:00Z">
        <w:r>
          <w:rPr>
            <w:rFonts w:ascii="Cambria" w:hAnsi="Cambria"/>
          </w:rPr>
          <w:delText>.</w:delText>
        </w:r>
      </w:del>
    </w:p>
    <w:p w:rsidR="009D0657" w:rsidRDefault="007B3CF6">
      <w:pPr>
        <w:pStyle w:val="Body"/>
        <w:spacing w:line="240" w:lineRule="auto"/>
        <w:rPr>
          <w:rFonts w:ascii="Cambria" w:eastAsia="Cambria" w:hAnsi="Cambria" w:cs="Cambria"/>
        </w:rPr>
      </w:pPr>
      <w:r>
        <w:rPr>
          <w:rFonts w:ascii="Cambria" w:hAnsi="Cambria"/>
          <w:lang w:val="en-US"/>
        </w:rPr>
        <w:t>- Any third-party integrations or APIs will be provided and maintained by the client.</w:t>
      </w:r>
    </w:p>
    <w:p w:rsidR="009D0657" w:rsidRDefault="007B3CF6">
      <w:pPr>
        <w:pStyle w:val="Heading"/>
      </w:pPr>
      <w:r>
        <w:t xml:space="preserve">2. </w:t>
      </w:r>
      <w:r>
        <w:rPr>
          <w:sz w:val="36"/>
          <w:szCs w:val="36"/>
        </w:rPr>
        <w:t>Evaluation Plan</w:t>
      </w:r>
    </w:p>
    <w:p w:rsidR="009D0657" w:rsidRDefault="007B3CF6">
      <w:pPr>
        <w:pStyle w:val="Heading2"/>
      </w:pPr>
      <w:r>
        <w:t xml:space="preserve">2.1 </w:t>
      </w:r>
      <w:r>
        <w:rPr>
          <w:i/>
          <w:iCs/>
        </w:rPr>
        <w:t>Evaluation Objectives</w:t>
      </w:r>
    </w:p>
    <w:p w:rsidR="009D0657" w:rsidRDefault="007B3CF6">
      <w:pPr>
        <w:pStyle w:val="Body"/>
        <w:rPr>
          <w:rFonts w:ascii="Cambria" w:eastAsia="Cambria" w:hAnsi="Cambria" w:cs="Cambria"/>
        </w:rPr>
      </w:pPr>
      <w:r>
        <w:rPr>
          <w:rFonts w:ascii="Cambria" w:hAnsi="Cambria"/>
          <w:lang w:val="en-US"/>
        </w:rPr>
        <w:t>The evaluation plan aims to ensure that the website and web portal meet the specified requirements and perform effectively across all functionalities. The evaluation will focus on usability, performance, security, and scalability.</w:t>
      </w:r>
    </w:p>
    <w:p w:rsidR="009D0657" w:rsidRDefault="007B3CF6">
      <w:pPr>
        <w:pStyle w:val="Heading2"/>
      </w:pPr>
      <w:r>
        <w:t xml:space="preserve">2.2 </w:t>
      </w:r>
      <w:r>
        <w:rPr>
          <w:i/>
          <w:iCs/>
          <w:lang w:val="en-US"/>
        </w:rPr>
        <w:t>Key Performance Indicators (KPIs).</w:t>
      </w:r>
    </w:p>
    <w:p w:rsidR="009D0657" w:rsidRDefault="007B3CF6">
      <w:pPr>
        <w:pStyle w:val="Body"/>
        <w:rPr>
          <w:rFonts w:ascii="Cambria" w:eastAsia="Cambria" w:hAnsi="Cambria" w:cs="Cambria"/>
        </w:rPr>
      </w:pPr>
      <w:r>
        <w:rPr>
          <w:rFonts w:ascii="Cambria" w:hAnsi="Cambria"/>
          <w:lang w:val="en-US"/>
        </w:rPr>
        <w:t>The following KPIs will be used to evaluate the success of the project:</w:t>
      </w:r>
    </w:p>
    <w:p w:rsidR="009D0657" w:rsidRDefault="007B3CF6">
      <w:pPr>
        <w:pStyle w:val="Body"/>
        <w:rPr>
          <w:rFonts w:ascii="Cambria" w:eastAsia="Cambria" w:hAnsi="Cambria" w:cs="Cambria"/>
        </w:rPr>
      </w:pPr>
      <w:r>
        <w:rPr>
          <w:rFonts w:ascii="Cambria" w:hAnsi="Cambria"/>
          <w:lang w:val="en-US"/>
        </w:rPr>
        <w:t>- **Usability**: User satisfaction scores and task completion rates.</w:t>
      </w:r>
    </w:p>
    <w:p w:rsidR="009D0657" w:rsidRDefault="007B3CF6">
      <w:pPr>
        <w:pStyle w:val="Body"/>
        <w:rPr>
          <w:rFonts w:ascii="Cambria" w:eastAsia="Cambria" w:hAnsi="Cambria" w:cs="Cambria"/>
        </w:rPr>
      </w:pPr>
      <w:r>
        <w:rPr>
          <w:rFonts w:ascii="Cambria" w:hAnsi="Cambria"/>
          <w:lang w:val="en-US"/>
        </w:rPr>
        <w:t>- **Performance**: Page load times, system uptime, and responsiveness under load.</w:t>
      </w:r>
    </w:p>
    <w:p w:rsidR="009D0657" w:rsidRDefault="007B3CF6">
      <w:pPr>
        <w:pStyle w:val="Body"/>
        <w:rPr>
          <w:rFonts w:ascii="Cambria" w:eastAsia="Cambria" w:hAnsi="Cambria" w:cs="Cambria"/>
        </w:rPr>
      </w:pPr>
      <w:r>
        <w:rPr>
          <w:rFonts w:ascii="Cambria" w:hAnsi="Cambria"/>
          <w:lang w:val="en-US"/>
        </w:rPr>
        <w:t>- **Security**: Compliance with HIPAA standards, SSL certification, and penetration test results.</w:t>
      </w:r>
    </w:p>
    <w:p w:rsidR="009D0657" w:rsidRDefault="007B3CF6">
      <w:pPr>
        <w:pStyle w:val="Body"/>
        <w:rPr>
          <w:rFonts w:ascii="Cambria" w:eastAsia="Cambria" w:hAnsi="Cambria" w:cs="Cambria"/>
        </w:rPr>
      </w:pPr>
      <w:r>
        <w:rPr>
          <w:rFonts w:ascii="Cambria" w:hAnsi="Cambria"/>
          <w:lang w:val="en-US"/>
        </w:rPr>
        <w:lastRenderedPageBreak/>
        <w:t>- **Scalability**: Ability to handle increased user load and data volume without performance</w:t>
      </w:r>
      <w:r>
        <w:rPr>
          <w:rFonts w:ascii="Cambria" w:eastAsia="Cambria" w:hAnsi="Cambria" w:cs="Cambria"/>
          <w:noProof/>
        </w:rPr>
        <w:drawing>
          <wp:anchor distT="0" distB="0" distL="0" distR="0" simplePos="0" relativeHeight="251664384" behindDoc="0" locked="0" layoutInCell="1" allowOverlap="1">
            <wp:simplePos x="0" y="0"/>
            <wp:positionH relativeFrom="margin">
              <wp:posOffset>2965450</wp:posOffset>
            </wp:positionH>
            <wp:positionV relativeFrom="line">
              <wp:posOffset>375701</wp:posOffset>
            </wp:positionV>
            <wp:extent cx="2984682" cy="2320509"/>
            <wp:effectExtent l="0" t="0" r="0" b="0"/>
            <wp:wrapNone/>
            <wp:docPr id="1073741836" name="officeArt object" descr="Picture 7"/>
            <wp:cNvGraphicFramePr/>
            <a:graphic xmlns:a="http://schemas.openxmlformats.org/drawingml/2006/main">
              <a:graphicData uri="http://schemas.openxmlformats.org/drawingml/2006/picture">
                <pic:pic xmlns:pic="http://schemas.openxmlformats.org/drawingml/2006/picture">
                  <pic:nvPicPr>
                    <pic:cNvPr id="1073741836" name="Picture 7" descr="Picture 7"/>
                    <pic:cNvPicPr>
                      <a:picLocks noChangeAspect="1"/>
                    </pic:cNvPicPr>
                  </pic:nvPicPr>
                  <pic:blipFill>
                    <a:blip r:embed="rId10" cstate="print"/>
                    <a:stretch>
                      <a:fillRect/>
                    </a:stretch>
                  </pic:blipFill>
                  <pic:spPr>
                    <a:xfrm>
                      <a:off x="0" y="0"/>
                      <a:ext cx="2984682" cy="2320509"/>
                    </a:xfrm>
                    <a:prstGeom prst="rect">
                      <a:avLst/>
                    </a:prstGeom>
                    <a:ln w="12700" cap="flat">
                      <a:noFill/>
                      <a:miter lim="400000"/>
                    </a:ln>
                    <a:effectLst/>
                  </pic:spPr>
                </pic:pic>
              </a:graphicData>
            </a:graphic>
          </wp:anchor>
        </w:drawing>
      </w:r>
      <w:r>
        <w:rPr>
          <w:rFonts w:ascii="Cambria" w:hAnsi="Cambria"/>
          <w:lang w:val="it-IT"/>
        </w:rPr>
        <w:t xml:space="preserve"> degradation.</w:t>
      </w:r>
    </w:p>
    <w:p w:rsidR="009D0657" w:rsidRDefault="009D0657">
      <w:pPr>
        <w:pStyle w:val="Body"/>
      </w:pPr>
    </w:p>
    <w:p w:rsidR="009D0657" w:rsidRDefault="009D0657">
      <w:pPr>
        <w:pStyle w:val="Body"/>
      </w:pPr>
    </w:p>
    <w:p w:rsidR="009D0657" w:rsidRDefault="009D0657">
      <w:pPr>
        <w:pStyle w:val="Body"/>
      </w:pPr>
    </w:p>
    <w:p w:rsidR="009D0657" w:rsidRDefault="009D0657">
      <w:pPr>
        <w:pStyle w:val="Body"/>
      </w:pPr>
    </w:p>
    <w:p w:rsidR="009D0657" w:rsidRDefault="009D0657">
      <w:pPr>
        <w:pStyle w:val="Body"/>
      </w:pPr>
    </w:p>
    <w:p w:rsidR="009D0657" w:rsidRDefault="009D0657">
      <w:pPr>
        <w:pStyle w:val="Body"/>
      </w:pPr>
    </w:p>
    <w:p w:rsidR="009D0657" w:rsidRDefault="009D0657">
      <w:pPr>
        <w:pStyle w:val="Body"/>
      </w:pPr>
    </w:p>
    <w:p w:rsidR="009D0657" w:rsidRDefault="007B3CF6">
      <w:pPr>
        <w:pStyle w:val="Heading2"/>
      </w:pPr>
      <w:r>
        <w:t xml:space="preserve">2.3 </w:t>
      </w:r>
      <w:r>
        <w:rPr>
          <w:i/>
          <w:iCs/>
          <w:lang w:val="en-US"/>
        </w:rPr>
        <w:t>Evaluation Methodology</w:t>
      </w:r>
    </w:p>
    <w:p w:rsidR="009D0657" w:rsidRDefault="007B3CF6">
      <w:pPr>
        <w:pStyle w:val="Body"/>
        <w:rPr>
          <w:rFonts w:ascii="Cambria" w:eastAsia="Cambria" w:hAnsi="Cambria" w:cs="Cambria"/>
        </w:rPr>
      </w:pPr>
      <w:r>
        <w:rPr>
          <w:rFonts w:ascii="Cambria" w:hAnsi="Cambria"/>
          <w:lang w:val="en-US"/>
        </w:rPr>
        <w:t>The evaluation will be conducted through a combination of automated testing, user feedback sessions, and performance monitoring. The methodology will include:</w:t>
      </w:r>
    </w:p>
    <w:p w:rsidR="009D0657" w:rsidRDefault="007B3CF6">
      <w:pPr>
        <w:pStyle w:val="Body"/>
        <w:rPr>
          <w:rFonts w:ascii="Cambria" w:eastAsia="Cambria" w:hAnsi="Cambria" w:cs="Cambria"/>
        </w:rPr>
      </w:pPr>
      <w:r>
        <w:rPr>
          <w:rFonts w:ascii="Cambria" w:hAnsi="Cambria"/>
          <w:lang w:val="en-US"/>
        </w:rPr>
        <w:t>- **User Testing**: Conducted with a sample group of users from each role (Admins, Coaches, and Participants).</w:t>
      </w:r>
    </w:p>
    <w:p w:rsidR="009D0657" w:rsidRDefault="007B3CF6">
      <w:pPr>
        <w:pStyle w:val="Body"/>
        <w:rPr>
          <w:rFonts w:ascii="Cambria" w:eastAsia="Cambria" w:hAnsi="Cambria" w:cs="Cambria"/>
        </w:rPr>
      </w:pPr>
      <w:r>
        <w:rPr>
          <w:rFonts w:ascii="Cambria" w:hAnsi="Cambria"/>
          <w:lang w:val="en-US"/>
        </w:rPr>
        <w:t>- **Automated Testing**: Using tools like JMeter for performance testing and TestNG for unit testing.</w:t>
      </w:r>
    </w:p>
    <w:p w:rsidR="009D0657" w:rsidRDefault="007B3CF6">
      <w:pPr>
        <w:pStyle w:val="Body"/>
        <w:rPr>
          <w:rFonts w:ascii="Cambria" w:eastAsia="Cambria" w:hAnsi="Cambria" w:cs="Cambria"/>
        </w:rPr>
      </w:pPr>
      <w:r>
        <w:rPr>
          <w:rFonts w:ascii="Cambria" w:hAnsi="Cambria"/>
          <w:lang w:val="en-US"/>
        </w:rPr>
        <w:t>- **Security Testing**: Regular vulnerability assessments and penetration testing.</w:t>
      </w:r>
    </w:p>
    <w:p w:rsidR="009D0657" w:rsidRDefault="009D0657">
      <w:pPr>
        <w:pStyle w:val="Body"/>
        <w:rPr>
          <w:rFonts w:ascii="Cambria" w:eastAsia="Cambria" w:hAnsi="Cambria" w:cs="Cambria"/>
        </w:rPr>
      </w:pPr>
    </w:p>
    <w:p w:rsidR="009D0657" w:rsidRDefault="007B3CF6">
      <w:pPr>
        <w:pStyle w:val="Heading2"/>
      </w:pPr>
      <w:r>
        <w:t xml:space="preserve">2.4 </w:t>
      </w:r>
      <w:r>
        <w:rPr>
          <w:i/>
          <w:iCs/>
          <w:lang w:val="en-US"/>
        </w:rPr>
        <w:t>Testing and Quality Assurance</w:t>
      </w:r>
    </w:p>
    <w:p w:rsidR="009D0657" w:rsidRDefault="007B3CF6">
      <w:pPr>
        <w:pStyle w:val="Body"/>
        <w:rPr>
          <w:rFonts w:ascii="Cambria" w:eastAsia="Cambria" w:hAnsi="Cambria" w:cs="Cambria"/>
        </w:rPr>
      </w:pPr>
      <w:r>
        <w:rPr>
          <w:rFonts w:ascii="Cambria" w:hAnsi="Cambria"/>
          <w:lang w:val="en-US"/>
        </w:rPr>
        <w:t>A dedicated testing and QA phase will be carried out to ensure that the platform meets all functional and non-functional requirements. The QA process will include:</w:t>
      </w:r>
    </w:p>
    <w:p w:rsidR="009D0657" w:rsidRDefault="007B3CF6">
      <w:pPr>
        <w:pStyle w:val="Body"/>
        <w:rPr>
          <w:rFonts w:ascii="Cambria" w:eastAsia="Cambria" w:hAnsi="Cambria" w:cs="Cambria"/>
        </w:rPr>
      </w:pPr>
      <w:r>
        <w:rPr>
          <w:rFonts w:ascii="Cambria" w:hAnsi="Cambria"/>
          <w:lang w:val="en-US"/>
        </w:rPr>
        <w:t>- **Functional Testing**: Verification of all user roles and features.</w:t>
      </w:r>
    </w:p>
    <w:p w:rsidR="009D0657" w:rsidRDefault="007B3CF6">
      <w:pPr>
        <w:pStyle w:val="Body"/>
        <w:rPr>
          <w:rFonts w:ascii="Cambria" w:eastAsia="Cambria" w:hAnsi="Cambria" w:cs="Cambria"/>
        </w:rPr>
      </w:pPr>
      <w:r>
        <w:rPr>
          <w:rFonts w:ascii="Cambria" w:hAnsi="Cambria"/>
          <w:lang w:val="en-US"/>
        </w:rPr>
        <w:t>- **Performance Testing**: Load and stress testing to ensure scalability.</w:t>
      </w:r>
    </w:p>
    <w:p w:rsidR="009D0657" w:rsidRDefault="007B3CF6">
      <w:pPr>
        <w:pStyle w:val="Body"/>
        <w:rPr>
          <w:rFonts w:ascii="Cambria" w:eastAsia="Cambria" w:hAnsi="Cambria" w:cs="Cambria"/>
        </w:rPr>
      </w:pPr>
      <w:r>
        <w:rPr>
          <w:rFonts w:ascii="Cambria" w:hAnsi="Cambria"/>
          <w:lang w:val="en-US"/>
        </w:rPr>
        <w:t>- **Security Testing**: Compliance with HIPAA and industry standards.</w:t>
      </w:r>
    </w:p>
    <w:p w:rsidR="009D0657" w:rsidRDefault="007B3CF6">
      <w:pPr>
        <w:pStyle w:val="Body"/>
        <w:rPr>
          <w:rFonts w:ascii="Cambria" w:eastAsia="Cambria" w:hAnsi="Cambria" w:cs="Cambria"/>
        </w:rPr>
      </w:pPr>
      <w:r>
        <w:rPr>
          <w:rFonts w:ascii="Cambria" w:hAnsi="Cambria"/>
          <w:lang w:val="en-US"/>
        </w:rPr>
        <w:t>- **User Acceptance Testing (UAT)**: Final approval by the client before deployment.</w:t>
      </w:r>
      <w:r>
        <w:rPr>
          <w:rFonts w:ascii="Cambria" w:eastAsia="Cambria" w:hAnsi="Cambria" w:cs="Cambria"/>
        </w:rPr>
        <w:br/>
      </w:r>
    </w:p>
    <w:p w:rsidR="009D0657" w:rsidRDefault="007B3CF6">
      <w:pPr>
        <w:pStyle w:val="Heading2"/>
      </w:pPr>
      <w:r>
        <w:t xml:space="preserve">2.5 </w:t>
      </w:r>
      <w:r>
        <w:rPr>
          <w:i/>
          <w:iCs/>
          <w:lang w:val="en-US"/>
        </w:rPr>
        <w:t>Reporting and Feedback (Depends based on the requirements)</w:t>
      </w:r>
    </w:p>
    <w:p w:rsidR="009D0657" w:rsidRDefault="007B3CF6">
      <w:pPr>
        <w:pStyle w:val="Body"/>
        <w:rPr>
          <w:rFonts w:ascii="Cambria" w:eastAsia="Cambria" w:hAnsi="Cambria" w:cs="Cambria"/>
        </w:rPr>
      </w:pPr>
      <w:r>
        <w:rPr>
          <w:rFonts w:ascii="Cambria" w:hAnsi="Cambria"/>
          <w:lang w:val="en-US"/>
        </w:rPr>
        <w:t>Regular reports will be generated during the evaluation process to keep stakeholders</w:t>
      </w:r>
      <w:ins w:id="27" w:author="JF" w:date="2024-09-26T08:36:00Z">
        <w:r>
          <w:rPr>
            <w:rFonts w:ascii="Cambria" w:hAnsi="Cambria"/>
            <w:lang w:val="en-US"/>
          </w:rPr>
          <w:t xml:space="preserve"> and developers</w:t>
        </w:r>
      </w:ins>
      <w:r>
        <w:rPr>
          <w:rFonts w:ascii="Cambria" w:hAnsi="Cambria"/>
          <w:lang w:val="en-US"/>
        </w:rPr>
        <w:t xml:space="preserve"> informed of progress and issues. Feedback from users will be collected and analyzed to inform any necessary adjustments.</w:t>
      </w:r>
    </w:p>
    <w:p w:rsidR="009D0657" w:rsidRDefault="009D0657">
      <w:pPr>
        <w:pStyle w:val="Body"/>
        <w:rPr>
          <w:rFonts w:ascii="Cambria" w:eastAsia="Cambria" w:hAnsi="Cambria" w:cs="Cambria"/>
        </w:rPr>
      </w:pPr>
    </w:p>
    <w:p w:rsidR="009D0657" w:rsidRDefault="007B3CF6">
      <w:pPr>
        <w:pStyle w:val="Heading2"/>
      </w:pPr>
      <w:r>
        <w:t xml:space="preserve">2.6 </w:t>
      </w:r>
      <w:r>
        <w:rPr>
          <w:i/>
          <w:iCs/>
          <w:lang w:val="en-US"/>
        </w:rPr>
        <w:t>Success Criteria (Hypothetical Scenario)</w:t>
      </w:r>
    </w:p>
    <w:p w:rsidR="009D0657" w:rsidRDefault="007B3CF6">
      <w:pPr>
        <w:pStyle w:val="Body"/>
        <w:rPr>
          <w:rFonts w:ascii="Cambria" w:eastAsia="Cambria" w:hAnsi="Cambria" w:cs="Cambria"/>
        </w:rPr>
      </w:pPr>
      <w:r>
        <w:rPr>
          <w:rFonts w:ascii="Cambria" w:hAnsi="Cambria"/>
          <w:lang w:val="en-US"/>
        </w:rPr>
        <w:t>The project will be considered successful if it meets the following criteria:</w:t>
      </w:r>
    </w:p>
    <w:p w:rsidR="009D0657" w:rsidRDefault="007B3CF6">
      <w:pPr>
        <w:pStyle w:val="Body"/>
        <w:rPr>
          <w:rFonts w:ascii="Cambria" w:eastAsia="Cambria" w:hAnsi="Cambria" w:cs="Cambria"/>
        </w:rPr>
      </w:pPr>
      <w:r>
        <w:rPr>
          <w:rFonts w:ascii="Cambria" w:hAnsi="Cambria"/>
          <w:lang w:val="en-US"/>
        </w:rPr>
        <w:t>- The platform is delivered on time and within budget.</w:t>
      </w:r>
    </w:p>
    <w:p w:rsidR="009D0657" w:rsidRDefault="007B3CF6">
      <w:pPr>
        <w:pStyle w:val="Body"/>
        <w:rPr>
          <w:rFonts w:ascii="Cambria" w:eastAsia="Cambria" w:hAnsi="Cambria" w:cs="Cambria"/>
        </w:rPr>
      </w:pPr>
      <w:r>
        <w:rPr>
          <w:rFonts w:ascii="Cambria" w:hAnsi="Cambria"/>
          <w:lang w:val="en-US"/>
        </w:rPr>
        <w:t>- All functional and non-functional requirements are met.</w:t>
      </w:r>
    </w:p>
    <w:p w:rsidR="009D0657" w:rsidRDefault="00635560">
      <w:pPr>
        <w:pStyle w:val="Body"/>
        <w:numPr>
          <w:ilvl w:val="0"/>
          <w:numId w:val="2"/>
        </w:numPr>
      </w:pPr>
      <w:del w:id="28" w:author="JF" w:date="2024-09-26T08:36:00Z">
        <w:r w:rsidRPr="00635560">
          <w:rPr>
            <w:rFonts w:ascii="Cambria" w:hAnsi="Cambria"/>
            <w:rPrChange w:id="29" w:author="Kaustav Dutta" w:date="2024-09-26T21:33:00Z">
              <w:rPr>
                <w:rFonts w:ascii="Cambria" w:hAnsi="Cambria"/>
                <w:lang w:val="ru-RU"/>
              </w:rPr>
            </w:rPrChange>
          </w:rPr>
          <w:delText xml:space="preserve">- </w:delText>
        </w:r>
      </w:del>
      <w:r w:rsidR="007B3CF6">
        <w:rPr>
          <w:rFonts w:ascii="Cambria" w:hAnsi="Cambria"/>
          <w:lang w:val="en-US"/>
        </w:rPr>
        <w:t>The platform receives positive feedback from users and stakeholders</w:t>
      </w:r>
      <w:ins w:id="30" w:author="JF" w:date="2024-09-26T08:36:00Z">
        <w:r w:rsidR="007B3CF6">
          <w:rPr>
            <w:rFonts w:ascii="Cambria" w:hAnsi="Cambria"/>
            <w:lang w:val="en-US"/>
          </w:rPr>
          <w:t xml:space="preserve"> with all errors corrected</w:t>
        </w:r>
      </w:ins>
      <w:r w:rsidR="007B3CF6">
        <w:rPr>
          <w:rFonts w:ascii="Cambria" w:hAnsi="Cambria"/>
        </w:rPr>
        <w:t>.</w:t>
      </w:r>
    </w:p>
    <w:p w:rsidR="009D0657" w:rsidRDefault="007B3CF6">
      <w:pPr>
        <w:pStyle w:val="Body"/>
        <w:rPr>
          <w:rFonts w:ascii="Cambria" w:eastAsia="Cambria" w:hAnsi="Cambria" w:cs="Cambria"/>
        </w:rPr>
      </w:pPr>
      <w:r>
        <w:rPr>
          <w:rFonts w:ascii="Cambria" w:hAnsi="Cambria"/>
          <w:lang w:val="en-US"/>
        </w:rPr>
        <w:t xml:space="preserve">- The platform demonstrates stability, security, </w:t>
      </w:r>
      <w:ins w:id="31" w:author="JF" w:date="2024-09-26T08:36:00Z">
        <w:r>
          <w:rPr>
            <w:rFonts w:ascii="Cambria" w:hAnsi="Cambria"/>
            <w:lang w:val="en-US"/>
          </w:rPr>
          <w:t xml:space="preserve">error-free, </w:t>
        </w:r>
      </w:ins>
      <w:r>
        <w:rPr>
          <w:rFonts w:ascii="Cambria" w:hAnsi="Cambria"/>
          <w:lang w:val="en-US"/>
        </w:rPr>
        <w:t>and scalability in a live environment.</w:t>
      </w:r>
    </w:p>
    <w:p w:rsidR="009D0657" w:rsidRDefault="009D0657">
      <w:pPr>
        <w:pStyle w:val="Body"/>
      </w:pPr>
    </w:p>
    <w:p w:rsidR="009D0657" w:rsidRDefault="007B3CF6">
      <w:pPr>
        <w:pStyle w:val="Title"/>
      </w:pPr>
      <w:r>
        <w:t>Scope of Work (SOW) and Evaluation for PACT Mobile Application Development</w:t>
      </w:r>
    </w:p>
    <w:p w:rsidR="009D0657" w:rsidRDefault="007B3CF6">
      <w:pPr>
        <w:pStyle w:val="Heading"/>
      </w:pPr>
      <w:r>
        <w:t>1. Project Overview</w:t>
      </w:r>
    </w:p>
    <w:p w:rsidR="009D0657" w:rsidRDefault="009D0657">
      <w:pPr>
        <w:pStyle w:val="Body"/>
        <w:rPr>
          <w:rFonts w:ascii="Cambria" w:eastAsia="Cambria" w:hAnsi="Cambria" w:cs="Cambria"/>
        </w:rPr>
      </w:pPr>
    </w:p>
    <w:p w:rsidR="009D0657" w:rsidRDefault="007B3CF6">
      <w:pPr>
        <w:pStyle w:val="Body"/>
        <w:rPr>
          <w:rFonts w:ascii="Cambria" w:eastAsia="Cambria" w:hAnsi="Cambria" w:cs="Cambria"/>
        </w:rPr>
      </w:pPr>
      <w:r>
        <w:rPr>
          <w:rFonts w:ascii="Cambria" w:hAnsi="Cambria"/>
          <w:lang w:val="en-US"/>
        </w:rPr>
        <w:t xml:space="preserve"> It includes development of a mobile application for Android and iOS platforms that integrates with the existing PACT web platform. The mobile app will include features for Global Admins, Clinic Admins, Health Coaches, and Participants. The app must be HIPAA compliant and support a hierarchy of permissions.</w:t>
      </w:r>
    </w:p>
    <w:p w:rsidR="009D0657" w:rsidRDefault="007B3CF6">
      <w:pPr>
        <w:pStyle w:val="Heading"/>
      </w:pPr>
      <w:r>
        <w:rPr>
          <w:lang w:val="fr-FR"/>
        </w:rPr>
        <w:t>2. Objectives</w:t>
      </w:r>
    </w:p>
    <w:p w:rsidR="009D0657" w:rsidRDefault="007B3CF6">
      <w:pPr>
        <w:pStyle w:val="Body"/>
        <w:rPr>
          <w:rFonts w:ascii="Cambria" w:eastAsia="Cambria" w:hAnsi="Cambria" w:cs="Cambria"/>
        </w:rPr>
      </w:pPr>
      <w:r>
        <w:rPr>
          <w:rFonts w:ascii="Cambria" w:eastAsia="Cambria" w:hAnsi="Cambria" w:cs="Cambria"/>
        </w:rPr>
        <w:br/>
      </w:r>
      <w:r>
        <w:rPr>
          <w:rFonts w:ascii="Cambria" w:hAnsi="Cambria"/>
          <w:lang w:val="en-US"/>
        </w:rPr>
        <w:t>- To provide a mobile interface for PACT's Seven Realms Training Programs</w:t>
      </w:r>
      <w:ins w:id="32" w:author="JF" w:date="2024-09-26T06:40:00Z">
        <w:r>
          <w:rPr>
            <w:rFonts w:ascii="Cambria" w:hAnsi="Cambria"/>
            <w:lang w:val="en-US"/>
          </w:rPr>
          <w:t xml:space="preserve"> now called the Pain Prevention Program</w:t>
        </w:r>
      </w:ins>
      <w:r>
        <w:rPr>
          <w:rFonts w:ascii="Cambria" w:hAnsi="Cambria"/>
        </w:rPr>
        <w:t>.</w:t>
      </w:r>
      <w:r>
        <w:rPr>
          <w:rFonts w:ascii="Cambria" w:eastAsia="Cambria" w:hAnsi="Cambria" w:cs="Cambria"/>
        </w:rPr>
        <w:br/>
      </w:r>
      <w:r>
        <w:rPr>
          <w:rFonts w:ascii="Cambria" w:hAnsi="Cambria"/>
          <w:lang w:val="en-US"/>
        </w:rPr>
        <w:t>- Ensure secure login and role-based access in compliance with HIPAA regulations.</w:t>
      </w:r>
      <w:r>
        <w:rPr>
          <w:rFonts w:ascii="Cambria" w:eastAsia="Cambria" w:hAnsi="Cambria" w:cs="Cambria"/>
        </w:rPr>
        <w:br/>
      </w:r>
      <w:r>
        <w:rPr>
          <w:rFonts w:ascii="Cambria" w:hAnsi="Cambria"/>
          <w:lang w:val="en-US"/>
        </w:rPr>
        <w:t xml:space="preserve">- Integrate the </w:t>
      </w:r>
      <w:ins w:id="33" w:author="JF" w:date="2024-09-26T06:40:00Z">
        <w:r>
          <w:rPr>
            <w:rFonts w:ascii="Cambria" w:hAnsi="Cambria"/>
            <w:lang w:val="en-US"/>
          </w:rPr>
          <w:t xml:space="preserve">downloadable </w:t>
        </w:r>
      </w:ins>
      <w:r>
        <w:rPr>
          <w:rFonts w:ascii="Cambria" w:hAnsi="Cambria"/>
          <w:lang w:val="en-US"/>
        </w:rPr>
        <w:t>mobile app with the existing web platform, ensuring seamless data synchronization.</w:t>
      </w:r>
      <w:r>
        <w:rPr>
          <w:rFonts w:ascii="Cambria" w:eastAsia="Cambria" w:hAnsi="Cambria" w:cs="Cambria"/>
        </w:rPr>
        <w:br/>
      </w:r>
      <w:r>
        <w:rPr>
          <w:rFonts w:ascii="Cambria" w:hAnsi="Cambria"/>
          <w:lang w:val="en-US"/>
        </w:rPr>
        <w:t>- Provide users with functionalities including assessments, progress tracking, online lessons, reminders, and billing.</w:t>
      </w:r>
    </w:p>
    <w:p w:rsidR="009D0657" w:rsidRDefault="007B3CF6">
      <w:pPr>
        <w:pStyle w:val="Heading"/>
      </w:pPr>
      <w:r>
        <w:t>2.1. Workflow Phases</w:t>
      </w:r>
      <w:ins w:id="34" w:author="JF" w:date="2024-09-26T08:47:00Z">
        <w:r>
          <w:t xml:space="preserve"> (Total estimated to be 28 weeks (7 months)</w:t>
        </w:r>
      </w:ins>
    </w:p>
    <w:p w:rsidR="009D0657" w:rsidRDefault="009D0657">
      <w:pPr>
        <w:pStyle w:val="Body"/>
        <w:rPr>
          <w:rFonts w:ascii="Cambria" w:eastAsia="Cambria" w:hAnsi="Cambria" w:cs="Cambria"/>
        </w:rPr>
      </w:pPr>
    </w:p>
    <w:p w:rsidR="009D0657" w:rsidRDefault="007B3CF6">
      <w:pPr>
        <w:pStyle w:val="Heading3"/>
        <w:rPr>
          <w:color w:val="000000"/>
          <w:u w:color="000000"/>
        </w:rPr>
      </w:pPr>
      <w:r>
        <w:rPr>
          <w:color w:val="000000"/>
          <w:u w:color="000000"/>
          <w:lang w:val="en-US"/>
        </w:rPr>
        <w:lastRenderedPageBreak/>
        <w:t>1. Requirements Gathering &amp; Finalization (2 weeks)</w:t>
      </w:r>
    </w:p>
    <w:p w:rsidR="009D0657" w:rsidRDefault="007B3CF6">
      <w:pPr>
        <w:pStyle w:val="Body"/>
        <w:numPr>
          <w:ilvl w:val="0"/>
          <w:numId w:val="4"/>
        </w:numPr>
        <w:spacing w:before="100" w:after="100" w:line="240" w:lineRule="auto"/>
        <w:rPr>
          <w:rFonts w:ascii="Cambria" w:hAnsi="Cambria"/>
          <w:lang w:val="en-US"/>
        </w:rPr>
      </w:pPr>
      <w:r>
        <w:rPr>
          <w:rFonts w:ascii="Cambria" w:hAnsi="Cambria"/>
          <w:lang w:val="en-US"/>
        </w:rPr>
        <w:t>Collect and finalize all project requirements by engaging with stakeholders</w:t>
      </w:r>
      <w:ins w:id="35" w:author="JF" w:date="2024-09-26T08:59:00Z">
        <w:r>
          <w:rPr>
            <w:rFonts w:ascii="Cambria" w:hAnsi="Cambria"/>
            <w:lang w:val="en-US"/>
          </w:rPr>
          <w:t xml:space="preserve"> including review of the current functionality in the existing </w:t>
        </w:r>
        <w:r w:rsidR="00635560">
          <w:rPr>
            <w:rStyle w:val="Hyperlink0"/>
          </w:rPr>
          <w:fldChar w:fldCharType="begin"/>
        </w:r>
        <w:r>
          <w:rPr>
            <w:rStyle w:val="Hyperlink0"/>
            <w:rFonts w:ascii="Cambria" w:eastAsia="Cambria" w:hAnsi="Cambria" w:cs="Cambria"/>
          </w:rPr>
          <w:instrText xml:space="preserve"> HYPERLINK "http://pactforpain.com"</w:instrText>
        </w:r>
        <w:r w:rsidR="00635560">
          <w:rPr>
            <w:rStyle w:val="Hyperlink0"/>
          </w:rPr>
          <w:fldChar w:fldCharType="separate"/>
        </w:r>
        <w:r>
          <w:rPr>
            <w:rStyle w:val="Hyperlink0"/>
            <w:rFonts w:ascii="Cambria" w:hAnsi="Cambria"/>
            <w:lang w:val="en-US"/>
          </w:rPr>
          <w:t>pactforpain.com</w:t>
        </w:r>
        <w:r w:rsidR="00635560">
          <w:rPr>
            <w:rFonts w:ascii="Cambria" w:eastAsia="Cambria" w:hAnsi="Cambria" w:cs="Cambria"/>
          </w:rPr>
          <w:fldChar w:fldCharType="end"/>
        </w:r>
        <w:r>
          <w:rPr>
            <w:rFonts w:ascii="Cambria" w:hAnsi="Cambria"/>
            <w:lang w:val="en-US"/>
          </w:rPr>
          <w:t xml:space="preserve"> platform and updating errors to ensure they are avoided in the next version</w:t>
        </w:r>
      </w:ins>
    </w:p>
    <w:p w:rsidR="009D0657" w:rsidRDefault="007B3CF6">
      <w:pPr>
        <w:pStyle w:val="Body"/>
        <w:numPr>
          <w:ilvl w:val="0"/>
          <w:numId w:val="4"/>
        </w:numPr>
        <w:spacing w:before="100" w:after="100" w:line="240" w:lineRule="auto"/>
        <w:rPr>
          <w:rFonts w:ascii="Cambria" w:hAnsi="Cambria"/>
          <w:lang w:val="en-US"/>
        </w:rPr>
      </w:pPr>
      <w:ins w:id="36" w:author="JF" w:date="2024-09-26T08:59:00Z">
        <w:r>
          <w:rPr>
            <w:rFonts w:ascii="Cambria" w:hAnsi="Cambria"/>
            <w:lang w:val="en-US"/>
          </w:rPr>
          <w:t xml:space="preserve">This would include ability to have users pay for 6 months access with credit card and extension of access for additional 6 month periods on the existing </w:t>
        </w:r>
        <w:r w:rsidR="00635560">
          <w:rPr>
            <w:rStyle w:val="Hyperlink0"/>
          </w:rPr>
          <w:fldChar w:fldCharType="begin"/>
        </w:r>
        <w:r>
          <w:rPr>
            <w:rStyle w:val="Hyperlink0"/>
            <w:rFonts w:ascii="Cambria" w:eastAsia="Cambria" w:hAnsi="Cambria" w:cs="Cambria"/>
          </w:rPr>
          <w:instrText xml:space="preserve"> HYPERLINK "http://pactforpain.com"</w:instrText>
        </w:r>
        <w:r w:rsidR="00635560">
          <w:rPr>
            <w:rStyle w:val="Hyperlink0"/>
          </w:rPr>
          <w:fldChar w:fldCharType="separate"/>
        </w:r>
        <w:r>
          <w:rPr>
            <w:rStyle w:val="Hyperlink0"/>
            <w:rFonts w:ascii="Cambria" w:hAnsi="Cambria"/>
            <w:lang w:val="en-US"/>
          </w:rPr>
          <w:t>pactforpain.com</w:t>
        </w:r>
        <w:r w:rsidR="00635560">
          <w:rPr>
            <w:rFonts w:ascii="Cambria" w:eastAsia="Cambria" w:hAnsi="Cambria" w:cs="Cambria"/>
          </w:rPr>
          <w:fldChar w:fldCharType="end"/>
        </w:r>
        <w:r>
          <w:rPr>
            <w:rFonts w:ascii="Cambria" w:hAnsi="Cambria"/>
            <w:lang w:val="en-US"/>
          </w:rPr>
          <w:t xml:space="preserve"> site.</w:t>
        </w:r>
      </w:ins>
      <w:del w:id="37" w:author="JF" w:date="2024-09-26T08:37:00Z">
        <w:r>
          <w:rPr>
            <w:rFonts w:ascii="Cambria" w:hAnsi="Cambria"/>
          </w:rPr>
          <w:delText>.</w:delText>
        </w:r>
      </w:del>
    </w:p>
    <w:p w:rsidR="009D0657" w:rsidRDefault="007B3CF6">
      <w:pPr>
        <w:pStyle w:val="Heading3"/>
        <w:rPr>
          <w:color w:val="000000"/>
          <w:u w:color="000000"/>
        </w:rPr>
      </w:pPr>
      <w:r>
        <w:rPr>
          <w:color w:val="000000"/>
          <w:u w:color="000000"/>
          <w:lang w:val="en-US"/>
        </w:rPr>
        <w:t>2. UI/UX Design (4 weeks)</w:t>
      </w:r>
    </w:p>
    <w:p w:rsidR="009D0657" w:rsidRDefault="007B3CF6">
      <w:pPr>
        <w:pStyle w:val="Body"/>
        <w:numPr>
          <w:ilvl w:val="0"/>
          <w:numId w:val="6"/>
        </w:numPr>
        <w:spacing w:before="100" w:after="100" w:line="240" w:lineRule="auto"/>
        <w:rPr>
          <w:rFonts w:ascii="Cambria" w:hAnsi="Cambria"/>
          <w:lang w:val="en-US"/>
        </w:rPr>
      </w:pPr>
      <w:r>
        <w:rPr>
          <w:rFonts w:ascii="Cambria" w:hAnsi="Cambria"/>
          <w:lang w:val="en-US"/>
        </w:rPr>
        <w:t>Design and refine the user interface and experience, ensuring stakeholder approval</w:t>
      </w:r>
      <w:ins w:id="38" w:author="JF" w:date="2024-09-26T08:46:00Z">
        <w:r>
          <w:rPr>
            <w:rFonts w:ascii="Cambria" w:hAnsi="Cambria"/>
            <w:lang w:val="en-US"/>
          </w:rPr>
          <w:t xml:space="preserve"> reviewing changes needed to the current platform.</w:t>
        </w:r>
      </w:ins>
      <w:del w:id="39" w:author="JF" w:date="2024-09-26T08:45:00Z">
        <w:r>
          <w:rPr>
            <w:rFonts w:ascii="Cambria" w:hAnsi="Cambria"/>
          </w:rPr>
          <w:delText>.</w:delText>
        </w:r>
      </w:del>
    </w:p>
    <w:p w:rsidR="009D0657" w:rsidRDefault="007B3CF6">
      <w:pPr>
        <w:pStyle w:val="Heading3"/>
        <w:rPr>
          <w:color w:val="000000"/>
          <w:u w:color="000000"/>
        </w:rPr>
      </w:pPr>
      <w:r>
        <w:rPr>
          <w:color w:val="000000"/>
          <w:u w:color="000000"/>
          <w:lang w:val="en-US"/>
        </w:rPr>
        <w:t>3. Development (12 weeks)</w:t>
      </w:r>
    </w:p>
    <w:p w:rsidR="009D0657" w:rsidRDefault="007B3CF6">
      <w:pPr>
        <w:pStyle w:val="Body"/>
        <w:numPr>
          <w:ilvl w:val="0"/>
          <w:numId w:val="8"/>
        </w:numPr>
        <w:spacing w:before="100" w:after="100" w:line="240" w:lineRule="auto"/>
        <w:rPr>
          <w:rFonts w:ascii="Cambria" w:hAnsi="Cambria"/>
          <w:lang w:val="en-US"/>
        </w:rPr>
      </w:pPr>
      <w:r>
        <w:rPr>
          <w:rFonts w:ascii="Cambria" w:hAnsi="Cambria"/>
          <w:lang w:val="en-US"/>
        </w:rPr>
        <w:t>Develop the mobile applications for both Android and iOS platforms using Kotlin/Java and Swift/Objective-C, with a preference for React Native for cross-platform development.</w:t>
      </w:r>
    </w:p>
    <w:p w:rsidR="009D0657" w:rsidRDefault="007B3CF6">
      <w:pPr>
        <w:pStyle w:val="Body"/>
        <w:numPr>
          <w:ilvl w:val="0"/>
          <w:numId w:val="8"/>
        </w:numPr>
        <w:spacing w:before="100" w:after="100" w:line="240" w:lineRule="auto"/>
        <w:rPr>
          <w:rFonts w:ascii="Cambria" w:hAnsi="Cambria"/>
          <w:lang w:val="it-IT"/>
        </w:rPr>
      </w:pPr>
      <w:r>
        <w:rPr>
          <w:rFonts w:ascii="Cambria" w:hAnsi="Cambria"/>
          <w:lang w:val="it-IT"/>
        </w:rPr>
        <w:t xml:space="preserve">Integrate </w:t>
      </w:r>
      <w:ins w:id="40" w:author="JF" w:date="2024-09-26T08:38:00Z">
        <w:r>
          <w:rPr>
            <w:rFonts w:ascii="Cambria" w:hAnsi="Cambria"/>
            <w:lang w:val="en-US"/>
          </w:rPr>
          <w:t xml:space="preserve">existing data from current database, </w:t>
        </w:r>
      </w:ins>
      <w:r>
        <w:rPr>
          <w:rFonts w:ascii="Cambria" w:hAnsi="Cambria"/>
          <w:lang w:val="en-US"/>
        </w:rPr>
        <w:t>backend services and ensure security compliance.</w:t>
      </w:r>
    </w:p>
    <w:p w:rsidR="009D0657" w:rsidRDefault="007B3CF6">
      <w:pPr>
        <w:pStyle w:val="Heading3"/>
        <w:rPr>
          <w:color w:val="000000"/>
          <w:u w:color="000000"/>
        </w:rPr>
      </w:pPr>
      <w:r>
        <w:rPr>
          <w:color w:val="000000"/>
          <w:u w:color="000000"/>
          <w:lang w:val="en-US"/>
        </w:rPr>
        <w:t>4. Testing &amp; QA (4 weeks)</w:t>
      </w:r>
    </w:p>
    <w:p w:rsidR="009D0657" w:rsidRDefault="007B3CF6">
      <w:pPr>
        <w:pStyle w:val="Body"/>
        <w:numPr>
          <w:ilvl w:val="0"/>
          <w:numId w:val="10"/>
        </w:numPr>
        <w:spacing w:before="100" w:after="100" w:line="240" w:lineRule="auto"/>
        <w:rPr>
          <w:rFonts w:ascii="Cambria" w:hAnsi="Cambria"/>
          <w:lang w:val="en-US"/>
        </w:rPr>
      </w:pPr>
      <w:r>
        <w:rPr>
          <w:rFonts w:ascii="Cambria" w:hAnsi="Cambria"/>
          <w:lang w:val="en-US"/>
        </w:rPr>
        <w:t>Conduct thorough testing, including unit and load testing, bug fixes, and security assessments to ensure the app meets all requirements.</w:t>
      </w:r>
    </w:p>
    <w:p w:rsidR="009D0657" w:rsidRDefault="007B3CF6">
      <w:pPr>
        <w:pStyle w:val="Heading3"/>
        <w:rPr>
          <w:color w:val="000000"/>
          <w:u w:color="000000"/>
        </w:rPr>
      </w:pPr>
      <w:r>
        <w:rPr>
          <w:color w:val="000000"/>
          <w:u w:color="000000"/>
          <w:lang w:val="en-US"/>
        </w:rPr>
        <w:t>5. Deployment &amp; Training (2 weeks)</w:t>
      </w:r>
    </w:p>
    <w:p w:rsidR="009D0657" w:rsidRDefault="007B3CF6">
      <w:pPr>
        <w:pStyle w:val="Body"/>
        <w:numPr>
          <w:ilvl w:val="0"/>
          <w:numId w:val="12"/>
        </w:numPr>
        <w:spacing w:before="100" w:after="100" w:line="240" w:lineRule="auto"/>
        <w:rPr>
          <w:rFonts w:ascii="Cambria" w:hAnsi="Cambria"/>
          <w:lang w:val="en-US"/>
        </w:rPr>
      </w:pPr>
      <w:r>
        <w:rPr>
          <w:rFonts w:ascii="Cambria" w:hAnsi="Cambria"/>
          <w:lang w:val="en-US"/>
        </w:rPr>
        <w:t>Deploy the application to cloud services and app stores, and provide training to users.</w:t>
      </w:r>
    </w:p>
    <w:p w:rsidR="009D0657" w:rsidRDefault="007B3CF6">
      <w:pPr>
        <w:pStyle w:val="Heading3"/>
        <w:rPr>
          <w:color w:val="000000"/>
          <w:u w:color="000000"/>
        </w:rPr>
      </w:pPr>
      <w:r>
        <w:rPr>
          <w:color w:val="000000"/>
          <w:u w:color="000000"/>
          <w:lang w:val="en-US"/>
        </w:rPr>
        <w:t>6. Post-launch Support (4 weeks)</w:t>
      </w:r>
    </w:p>
    <w:p w:rsidR="009D0657" w:rsidRDefault="007B3CF6">
      <w:pPr>
        <w:pStyle w:val="Body"/>
        <w:numPr>
          <w:ilvl w:val="0"/>
          <w:numId w:val="14"/>
        </w:numPr>
        <w:spacing w:before="100" w:after="100" w:line="240" w:lineRule="auto"/>
        <w:rPr>
          <w:rFonts w:ascii="Cambria" w:hAnsi="Cambria"/>
          <w:lang w:val="en-US"/>
        </w:rPr>
      </w:pPr>
      <w:r>
        <w:rPr>
          <w:rFonts w:ascii="Cambria" w:hAnsi="Cambria"/>
          <w:lang w:val="en-US"/>
        </w:rPr>
        <w:t>Monitor the app post-launch, providing bug fixes, minor updates, and ongoing support.</w:t>
      </w:r>
    </w:p>
    <w:p w:rsidR="009D0657" w:rsidRDefault="007B3CF6">
      <w:pPr>
        <w:pStyle w:val="Body"/>
        <w:numPr>
          <w:ilvl w:val="0"/>
          <w:numId w:val="14"/>
        </w:numPr>
        <w:spacing w:before="100" w:after="100" w:line="240" w:lineRule="auto"/>
        <w:rPr>
          <w:rFonts w:ascii="Cambria" w:hAnsi="Cambria"/>
          <w:lang w:val="en-US"/>
        </w:rPr>
      </w:pPr>
      <w:ins w:id="41" w:author="JF" w:date="2024-09-26T09:10:00Z">
        <w:r>
          <w:rPr>
            <w:rFonts w:ascii="Cambria" w:hAnsi="Cambria"/>
            <w:lang w:val="en-US"/>
          </w:rPr>
          <w:t>Include articles and information to increase SEO as part of the initial website development</w:t>
        </w:r>
      </w:ins>
    </w:p>
    <w:p w:rsidR="009D0657" w:rsidRDefault="007B3CF6">
      <w:pPr>
        <w:pStyle w:val="Body"/>
        <w:numPr>
          <w:ilvl w:val="0"/>
          <w:numId w:val="14"/>
        </w:numPr>
        <w:spacing w:before="100" w:after="100" w:line="240" w:lineRule="auto"/>
        <w:rPr>
          <w:rFonts w:ascii="Cambria" w:hAnsi="Cambria"/>
          <w:lang w:val="en-US"/>
        </w:rPr>
      </w:pPr>
      <w:ins w:id="42" w:author="JF" w:date="2024-09-26T09:10:00Z">
        <w:r>
          <w:rPr>
            <w:rFonts w:ascii="Cambria" w:hAnsi="Cambria"/>
            <w:lang w:val="en-US"/>
          </w:rPr>
          <w:t>6 months of free maintenance including correcting errors and updating public website to drive access with SEO content</w:t>
        </w:r>
      </w:ins>
      <w:ins w:id="43" w:author="Kaustav Dutta" w:date="2024-09-26T21:41:00Z">
        <w:r w:rsidR="00976B54">
          <w:rPr>
            <w:rFonts w:ascii="Cambria" w:hAnsi="Cambria"/>
            <w:lang w:val="en-US"/>
          </w:rPr>
          <w:t xml:space="preserve"> </w:t>
        </w:r>
      </w:ins>
    </w:p>
    <w:p w:rsidR="009D0657" w:rsidRDefault="009D0657">
      <w:pPr>
        <w:pStyle w:val="Body"/>
        <w:tabs>
          <w:tab w:val="left" w:pos="720"/>
        </w:tabs>
        <w:spacing w:before="100" w:after="100" w:line="240" w:lineRule="auto"/>
        <w:rPr>
          <w:rFonts w:ascii="Cambria" w:eastAsia="Cambria" w:hAnsi="Cambria" w:cs="Cambria"/>
        </w:rPr>
      </w:pPr>
    </w:p>
    <w:p w:rsidR="009D0657" w:rsidRDefault="007B3CF6">
      <w:pPr>
        <w:pStyle w:val="NormalWeb"/>
        <w:rPr>
          <w:rFonts w:ascii="Cambria" w:eastAsia="Cambria" w:hAnsi="Cambria" w:cs="Cambria"/>
          <w:sz w:val="22"/>
          <w:szCs w:val="22"/>
        </w:rPr>
      </w:pPr>
      <w:r>
        <w:rPr>
          <w:rFonts w:ascii="Cambria" w:hAnsi="Cambria"/>
          <w:sz w:val="22"/>
          <w:szCs w:val="22"/>
        </w:rPr>
        <w:t>Each phase is designed to ensure the project progresses smoothly from initial planning to post-launch support, focusing on key milestones and stakeholder involvement.</w:t>
      </w:r>
    </w:p>
    <w:p w:rsidR="009D0657" w:rsidRDefault="007B3CF6">
      <w:pPr>
        <w:pStyle w:val="Heading"/>
      </w:pPr>
      <w:r>
        <w:t>3. Key Deliverables</w:t>
      </w:r>
    </w:p>
    <w:p w:rsidR="009D0657" w:rsidRDefault="007B3CF6">
      <w:pPr>
        <w:pStyle w:val="Body"/>
        <w:spacing w:after="0"/>
        <w:rPr>
          <w:ins w:id="44" w:author="JF" w:date="2024-09-26T08:57:00Z"/>
          <w:rFonts w:ascii="Cambria" w:eastAsia="Cambria" w:hAnsi="Cambria" w:cs="Cambria"/>
        </w:rPr>
      </w:pPr>
      <w:r>
        <w:rPr>
          <w:rFonts w:ascii="Cambria" w:eastAsia="Cambria" w:hAnsi="Cambria" w:cs="Cambria"/>
        </w:rPr>
        <w:br/>
      </w:r>
      <w:r>
        <w:rPr>
          <w:rFonts w:ascii="Cambria" w:hAnsi="Cambria"/>
          <w:lang w:val="en-US"/>
        </w:rPr>
        <w:t>- Mobile App for Android and iOS: A fully functional mobile app that mirrors the functionalities of the PACT web platform.</w:t>
      </w:r>
      <w:r>
        <w:rPr>
          <w:rFonts w:ascii="Cambria" w:eastAsia="Cambria" w:hAnsi="Cambria" w:cs="Cambria"/>
        </w:rPr>
        <w:br/>
      </w:r>
      <w:r>
        <w:rPr>
          <w:rFonts w:ascii="Cambria" w:hAnsi="Cambria"/>
          <w:lang w:val="en-US"/>
        </w:rPr>
        <w:t>- User Authentication &amp; Role-Based Access Control:</w:t>
      </w:r>
      <w:r>
        <w:rPr>
          <w:rFonts w:ascii="Cambria" w:eastAsia="Cambria" w:hAnsi="Cambria" w:cs="Cambria"/>
        </w:rPr>
        <w:br/>
        <w:t xml:space="preserve">  </w:t>
      </w:r>
      <w:r>
        <w:rPr>
          <w:rFonts w:ascii="Cambria" w:hAnsi="Cambria"/>
          <w:lang w:val="en-US"/>
        </w:rPr>
        <w:t>- Secure login with hierarchical permissions.</w:t>
      </w:r>
      <w:r>
        <w:rPr>
          <w:rFonts w:ascii="Cambria" w:eastAsia="Cambria" w:hAnsi="Cambria" w:cs="Cambria"/>
        </w:rPr>
        <w:br/>
        <w:t xml:space="preserve">  </w:t>
      </w:r>
      <w:r>
        <w:rPr>
          <w:rFonts w:ascii="Cambria" w:hAnsi="Cambria"/>
          <w:lang w:val="en-US"/>
        </w:rPr>
        <w:t>- Support for Global Admin, Clinic Admin, Health Coaches, and Participant roles.</w:t>
      </w:r>
      <w:r>
        <w:rPr>
          <w:rFonts w:ascii="Cambria" w:eastAsia="Cambria" w:hAnsi="Cambria" w:cs="Cambria"/>
        </w:rPr>
        <w:br/>
      </w:r>
      <w:r>
        <w:rPr>
          <w:rFonts w:ascii="Cambria" w:hAnsi="Cambria"/>
          <w:lang w:val="en-US"/>
        </w:rPr>
        <w:t>- Assessments:</w:t>
      </w:r>
      <w:r>
        <w:rPr>
          <w:rFonts w:ascii="Cambria" w:eastAsia="Cambria" w:hAnsi="Cambria" w:cs="Cambria"/>
        </w:rPr>
        <w:br/>
        <w:t xml:space="preserve">  </w:t>
      </w:r>
      <w:r>
        <w:rPr>
          <w:rFonts w:ascii="Cambria" w:hAnsi="Cambria"/>
          <w:lang w:val="en-US"/>
        </w:rPr>
        <w:t>- Baseline and progress assessments for participants</w:t>
      </w:r>
      <w:ins w:id="45" w:author="JF" w:date="2024-09-26T08:54:00Z">
        <w:r>
          <w:rPr>
            <w:rFonts w:ascii="Cambria" w:hAnsi="Cambria"/>
            <w:lang w:val="en-US"/>
          </w:rPr>
          <w:t xml:space="preserve"> </w:t>
        </w:r>
        <w:proofErr w:type="spellStart"/>
        <w:r>
          <w:rPr>
            <w:rFonts w:ascii="Cambria" w:hAnsi="Cambria"/>
            <w:lang w:val="en-US"/>
          </w:rPr>
          <w:t>wtih</w:t>
        </w:r>
        <w:proofErr w:type="spellEnd"/>
        <w:r>
          <w:rPr>
            <w:rFonts w:ascii="Cambria" w:hAnsi="Cambria"/>
            <w:lang w:val="en-US"/>
          </w:rPr>
          <w:t xml:space="preserve"> downloadable reports</w:t>
        </w:r>
      </w:ins>
      <w:del w:id="46" w:author="JF" w:date="2024-09-26T08:54:00Z">
        <w:r>
          <w:rPr>
            <w:rFonts w:ascii="Cambria" w:hAnsi="Cambria"/>
          </w:rPr>
          <w:delText>.</w:delText>
        </w:r>
      </w:del>
      <w:r>
        <w:rPr>
          <w:rFonts w:ascii="Cambria" w:eastAsia="Cambria" w:hAnsi="Cambria" w:cs="Cambria"/>
        </w:rPr>
        <w:br/>
      </w:r>
      <w:r>
        <w:rPr>
          <w:rFonts w:ascii="Cambria" w:eastAsia="Cambria" w:hAnsi="Cambria" w:cs="Cambria"/>
        </w:rPr>
        <w:lastRenderedPageBreak/>
        <w:t xml:space="preserve">  </w:t>
      </w:r>
      <w:r>
        <w:rPr>
          <w:rFonts w:ascii="Cambria" w:hAnsi="Cambria"/>
          <w:lang w:val="en-US"/>
        </w:rPr>
        <w:t>- Monthly progress tracking and reporting</w:t>
      </w:r>
      <w:ins w:id="47" w:author="JF" w:date="2024-09-26T08:49:00Z">
        <w:r>
          <w:rPr>
            <w:rFonts w:ascii="Cambria" w:hAnsi="Cambria"/>
            <w:lang w:val="en-US"/>
          </w:rPr>
          <w:t xml:space="preserve"> </w:t>
        </w:r>
      </w:ins>
      <w:del w:id="48" w:author="JF" w:date="2024-09-26T08:49:00Z">
        <w:r>
          <w:rPr>
            <w:rFonts w:ascii="Cambria" w:hAnsi="Cambria"/>
          </w:rPr>
          <w:delText>.</w:delText>
        </w:r>
      </w:del>
      <w:r>
        <w:rPr>
          <w:rFonts w:ascii="Cambria" w:eastAsia="Cambria" w:hAnsi="Cambria" w:cs="Cambria"/>
        </w:rPr>
        <w:br/>
      </w:r>
      <w:r>
        <w:rPr>
          <w:rFonts w:ascii="Cambria" w:hAnsi="Cambria"/>
          <w:lang w:val="de-DE"/>
        </w:rPr>
        <w:t>- Dashboard:</w:t>
      </w:r>
      <w:r>
        <w:rPr>
          <w:rFonts w:ascii="Cambria" w:eastAsia="Cambria" w:hAnsi="Cambria" w:cs="Cambria"/>
        </w:rPr>
        <w:br/>
        <w:t xml:space="preserve">  </w:t>
      </w:r>
      <w:r>
        <w:rPr>
          <w:rFonts w:ascii="Cambria" w:hAnsi="Cambria"/>
          <w:lang w:val="fr-FR"/>
        </w:rPr>
        <w:t xml:space="preserve">- Participant engagement </w:t>
      </w:r>
      <w:proofErr w:type="spellStart"/>
      <w:r>
        <w:rPr>
          <w:rFonts w:ascii="Cambria" w:hAnsi="Cambria"/>
          <w:lang w:val="fr-FR"/>
        </w:rPr>
        <w:t>summary</w:t>
      </w:r>
      <w:proofErr w:type="spellEnd"/>
      <w:ins w:id="49" w:author="JF" w:date="2024-09-26T08:49:00Z">
        <w:r>
          <w:rPr>
            <w:rFonts w:ascii="Cambria" w:hAnsi="Cambria"/>
            <w:lang w:val="en-US"/>
          </w:rPr>
          <w:t>.</w:t>
        </w:r>
      </w:ins>
      <w:del w:id="50" w:author="JF" w:date="2024-09-26T08:49:00Z">
        <w:r>
          <w:rPr>
            <w:rFonts w:ascii="Cambria" w:hAnsi="Cambria"/>
          </w:rPr>
          <w:delText>.</w:delText>
        </w:r>
      </w:del>
      <w:r>
        <w:rPr>
          <w:rFonts w:ascii="Cambria" w:eastAsia="Cambria" w:hAnsi="Cambria" w:cs="Cambria"/>
        </w:rPr>
        <w:br/>
        <w:t xml:space="preserve">  </w:t>
      </w:r>
      <w:r>
        <w:rPr>
          <w:rFonts w:ascii="Cambria" w:hAnsi="Cambria"/>
          <w:lang w:val="en-US"/>
        </w:rPr>
        <w:t>- Progress tracking over time</w:t>
      </w:r>
      <w:ins w:id="51" w:author="JF" w:date="2024-09-26T08:49:00Z">
        <w:r>
          <w:rPr>
            <w:rFonts w:ascii="Cambria" w:hAnsi="Cambria"/>
            <w:lang w:val="en-US"/>
          </w:rPr>
          <w:t xml:space="preserve"> with tables and figures</w:t>
        </w:r>
      </w:ins>
      <w:del w:id="52" w:author="JF" w:date="2024-09-26T08:49:00Z">
        <w:r>
          <w:rPr>
            <w:rFonts w:ascii="Cambria" w:hAnsi="Cambria"/>
          </w:rPr>
          <w:delText>.</w:delText>
        </w:r>
      </w:del>
      <w:r>
        <w:rPr>
          <w:rFonts w:ascii="Cambria" w:eastAsia="Cambria" w:hAnsi="Cambria" w:cs="Cambria"/>
        </w:rPr>
        <w:br/>
      </w:r>
      <w:r>
        <w:rPr>
          <w:rFonts w:ascii="Cambria" w:hAnsi="Cambria"/>
          <w:lang w:val="de-DE"/>
        </w:rPr>
        <w:t>- Online Lessons:</w:t>
      </w:r>
      <w:r>
        <w:rPr>
          <w:rFonts w:ascii="Cambria" w:eastAsia="Cambria" w:hAnsi="Cambria" w:cs="Cambria"/>
        </w:rPr>
        <w:br/>
        <w:t xml:space="preserve">  </w:t>
      </w:r>
      <w:r>
        <w:rPr>
          <w:rFonts w:ascii="Cambria" w:hAnsi="Cambria"/>
          <w:lang w:val="en-US"/>
        </w:rPr>
        <w:t>- Access to Seven Realms lessons and other educational content.</w:t>
      </w:r>
      <w:r>
        <w:rPr>
          <w:rFonts w:ascii="Cambria" w:eastAsia="Cambria" w:hAnsi="Cambria" w:cs="Cambria"/>
        </w:rPr>
        <w:br/>
        <w:t xml:space="preserve">  </w:t>
      </w:r>
      <w:r>
        <w:rPr>
          <w:rFonts w:ascii="Cambria" w:hAnsi="Cambria"/>
          <w:lang w:val="en-US"/>
        </w:rPr>
        <w:t>- Support for video, text, quizzes, and downloadable resources.</w:t>
      </w:r>
      <w:r>
        <w:rPr>
          <w:rFonts w:ascii="Cambria" w:eastAsia="Cambria" w:hAnsi="Cambria" w:cs="Cambria"/>
        </w:rPr>
        <w:br/>
      </w:r>
      <w:r>
        <w:rPr>
          <w:rFonts w:ascii="Cambria" w:hAnsi="Cambria"/>
          <w:lang w:val="en-US"/>
        </w:rPr>
        <w:t>- Reminders &amp; Notifications:</w:t>
      </w:r>
      <w:r>
        <w:rPr>
          <w:rFonts w:ascii="Cambria" w:eastAsia="Cambria" w:hAnsi="Cambria" w:cs="Cambria"/>
        </w:rPr>
        <w:br/>
        <w:t xml:space="preserve">  </w:t>
      </w:r>
      <w:r>
        <w:rPr>
          <w:rFonts w:ascii="Cambria" w:hAnsi="Cambria"/>
          <w:lang w:val="en-US"/>
        </w:rPr>
        <w:t>- Automated reminders for participants regarding action plans and assessments.</w:t>
      </w:r>
      <w:r>
        <w:rPr>
          <w:rFonts w:ascii="Cambria" w:eastAsia="Cambria" w:hAnsi="Cambria" w:cs="Cambria"/>
        </w:rPr>
        <w:br/>
      </w:r>
      <w:r>
        <w:rPr>
          <w:rFonts w:ascii="Cambria" w:hAnsi="Cambria"/>
          <w:lang w:val="en-US"/>
        </w:rPr>
        <w:t>- Billing Module:</w:t>
      </w:r>
      <w:r>
        <w:rPr>
          <w:rFonts w:ascii="Cambria" w:eastAsia="Cambria" w:hAnsi="Cambria" w:cs="Cambria"/>
        </w:rPr>
        <w:br/>
        <w:t xml:space="preserve">  </w:t>
      </w:r>
      <w:r>
        <w:rPr>
          <w:rFonts w:ascii="Cambria" w:hAnsi="Cambria"/>
          <w:lang w:val="en-US"/>
        </w:rPr>
        <w:t>- Integration for generating CPT codes and documentation for completed assessments</w:t>
      </w:r>
      <w:ins w:id="53" w:author="JF" w:date="2024-09-26T08:55:00Z">
        <w:r>
          <w:rPr>
            <w:rFonts w:ascii="Cambria" w:hAnsi="Cambria"/>
            <w:lang w:val="en-US"/>
          </w:rPr>
          <w:t xml:space="preserve"> including payments of participants using credit cards with direct payment to banks. </w:t>
        </w:r>
      </w:ins>
      <w:del w:id="54" w:author="JF" w:date="2024-09-26T08:54:00Z">
        <w:r>
          <w:rPr>
            <w:rFonts w:ascii="Cambria" w:hAnsi="Cambria"/>
          </w:rPr>
          <w:delText>.</w:delText>
        </w:r>
      </w:del>
      <w:r>
        <w:rPr>
          <w:rFonts w:ascii="Cambria" w:eastAsia="Cambria" w:hAnsi="Cambria" w:cs="Cambria"/>
        </w:rPr>
        <w:br/>
      </w:r>
      <w:r>
        <w:rPr>
          <w:rFonts w:ascii="Cambria" w:hAnsi="Cambria"/>
          <w:lang w:val="en-US"/>
        </w:rPr>
        <w:t>- Administrative Views:</w:t>
      </w:r>
      <w:r>
        <w:rPr>
          <w:rFonts w:ascii="Cambria" w:eastAsia="Cambria" w:hAnsi="Cambria" w:cs="Cambria"/>
        </w:rPr>
        <w:br/>
        <w:t xml:space="preserve">  </w:t>
      </w:r>
      <w:r>
        <w:rPr>
          <w:rFonts w:ascii="Cambria" w:hAnsi="Cambria"/>
          <w:lang w:val="en-US"/>
        </w:rPr>
        <w:t>- Tools for managing participants, coaches, and clinics.</w:t>
      </w:r>
      <w:r>
        <w:rPr>
          <w:rFonts w:ascii="Cambria" w:eastAsia="Cambria" w:hAnsi="Cambria" w:cs="Cambria"/>
        </w:rPr>
        <w:br/>
        <w:t xml:space="preserve">  </w:t>
      </w:r>
      <w:r>
        <w:rPr>
          <w:rFonts w:ascii="Cambria" w:hAnsi="Cambria"/>
          <w:lang w:val="en-US"/>
        </w:rPr>
        <w:t>- Data analytics and reporting capabilities.</w:t>
      </w:r>
      <w:r>
        <w:rPr>
          <w:rFonts w:ascii="Cambria" w:eastAsia="Cambria" w:hAnsi="Cambria" w:cs="Cambria"/>
        </w:rPr>
        <w:br/>
      </w:r>
      <w:r>
        <w:rPr>
          <w:rFonts w:ascii="Cambria" w:hAnsi="Cambria"/>
          <w:lang w:val="fr-FR"/>
        </w:rPr>
        <w:t>- Content Management</w:t>
      </w:r>
      <w:ins w:id="55" w:author="JF" w:date="2024-09-26T08:56:00Z">
        <w:r>
          <w:rPr>
            <w:rFonts w:ascii="Cambria" w:hAnsi="Cambria"/>
            <w:lang w:val="en-US"/>
          </w:rPr>
          <w:t xml:space="preserve"> </w:t>
        </w:r>
      </w:ins>
      <w:del w:id="56" w:author="JF" w:date="2024-09-26T08:56:00Z">
        <w:r>
          <w:rPr>
            <w:rFonts w:ascii="Cambria" w:hAnsi="Cambria"/>
          </w:rPr>
          <w:delText>:</w:delText>
        </w:r>
      </w:del>
      <w:r>
        <w:rPr>
          <w:rFonts w:ascii="Cambria" w:eastAsia="Cambria" w:hAnsi="Cambria" w:cs="Cambria"/>
        </w:rPr>
        <w:br/>
        <w:t xml:space="preserve">  </w:t>
      </w:r>
      <w:r>
        <w:rPr>
          <w:rFonts w:ascii="Cambria" w:hAnsi="Cambria"/>
          <w:lang w:val="en-US"/>
        </w:rPr>
        <w:t>- Ability to add, modify, or delete lessons, assessments, and resources</w:t>
      </w:r>
    </w:p>
    <w:p w:rsidR="009D0657" w:rsidRDefault="007B3CF6">
      <w:pPr>
        <w:pStyle w:val="Body"/>
        <w:spacing w:after="0"/>
        <w:rPr>
          <w:ins w:id="57" w:author="JF" w:date="2024-09-26T08:57:00Z"/>
          <w:rFonts w:ascii="Cambria" w:eastAsia="Cambria" w:hAnsi="Cambria" w:cs="Cambria"/>
        </w:rPr>
      </w:pPr>
      <w:ins w:id="58" w:author="JF" w:date="2024-09-26T08:57:00Z">
        <w:r>
          <w:rPr>
            <w:rFonts w:ascii="Cambria" w:hAnsi="Cambria"/>
            <w:lang w:val="en-US"/>
          </w:rPr>
          <w:t xml:space="preserve"> - Ability to replicate entire site and content with website for different populations including adolescents and seniors. </w:t>
        </w:r>
      </w:ins>
    </w:p>
    <w:p w:rsidR="009D0657" w:rsidRDefault="009D0657">
      <w:pPr>
        <w:pStyle w:val="Body"/>
        <w:rPr>
          <w:ins w:id="59" w:author="JF" w:date="2024-09-26T08:57:00Z"/>
          <w:rFonts w:ascii="Cambria" w:eastAsia="Cambria" w:hAnsi="Cambria" w:cs="Cambria"/>
        </w:rPr>
      </w:pPr>
    </w:p>
    <w:p w:rsidR="009D0657" w:rsidRDefault="007B3CF6">
      <w:pPr>
        <w:pStyle w:val="Body"/>
        <w:rPr>
          <w:rFonts w:ascii="Cambria" w:eastAsia="Cambria" w:hAnsi="Cambria" w:cs="Cambria"/>
        </w:rPr>
      </w:pPr>
      <w:del w:id="60" w:author="JF" w:date="2024-09-26T08:56:00Z">
        <w:r>
          <w:rPr>
            <w:rFonts w:ascii="Cambria" w:hAnsi="Cambria"/>
          </w:rPr>
          <w:delText>.</w:delText>
        </w:r>
      </w:del>
    </w:p>
    <w:p w:rsidR="009D0657" w:rsidRDefault="007B3CF6">
      <w:pPr>
        <w:pStyle w:val="Body"/>
      </w:pPr>
      <w:r>
        <w:rPr>
          <w:noProof/>
        </w:rPr>
        <w:drawing>
          <wp:inline distT="0" distB="0" distL="0" distR="0">
            <wp:extent cx="4655982" cy="2121059"/>
            <wp:effectExtent l="0" t="0" r="0" b="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11" cstate="print"/>
                    <a:stretch>
                      <a:fillRect/>
                    </a:stretch>
                  </pic:blipFill>
                  <pic:spPr>
                    <a:xfrm>
                      <a:off x="0" y="0"/>
                      <a:ext cx="4655982" cy="2121059"/>
                    </a:xfrm>
                    <a:prstGeom prst="rect">
                      <a:avLst/>
                    </a:prstGeom>
                    <a:ln w="12700" cap="flat">
                      <a:noFill/>
                      <a:miter lim="400000"/>
                    </a:ln>
                    <a:effectLst/>
                  </pic:spPr>
                </pic:pic>
              </a:graphicData>
            </a:graphic>
          </wp:inline>
        </w:drawing>
      </w:r>
    </w:p>
    <w:p w:rsidR="009D0657" w:rsidRDefault="009D0657">
      <w:pPr>
        <w:pStyle w:val="Body"/>
      </w:pPr>
    </w:p>
    <w:p w:rsidR="009D0657" w:rsidRDefault="007B3CF6">
      <w:pPr>
        <w:pStyle w:val="Heading"/>
      </w:pPr>
      <w:r>
        <w:t>4. Technology Stack</w:t>
      </w:r>
    </w:p>
    <w:p w:rsidR="009D0657" w:rsidRDefault="007B3CF6">
      <w:pPr>
        <w:pStyle w:val="Body"/>
        <w:rPr>
          <w:rFonts w:ascii="Cambria" w:eastAsia="Cambria" w:hAnsi="Cambria" w:cs="Cambria"/>
        </w:rPr>
      </w:pPr>
      <w:r>
        <w:rPr>
          <w:rFonts w:ascii="Cambria" w:eastAsia="Cambria" w:hAnsi="Cambria" w:cs="Cambria"/>
        </w:rPr>
        <w:br/>
      </w:r>
      <w:r w:rsidR="00635560" w:rsidRPr="00635560">
        <w:rPr>
          <w:rFonts w:ascii="Cambria" w:hAnsi="Cambria"/>
          <w:rPrChange w:id="61" w:author="Kaustav Dutta" w:date="2024-09-26T21:33:00Z">
            <w:rPr>
              <w:rFonts w:ascii="Cambria" w:hAnsi="Cambria"/>
              <w:lang w:val="ru-RU"/>
            </w:rPr>
          </w:rPrChange>
        </w:rPr>
        <w:t xml:space="preserve">- </w:t>
      </w:r>
      <w:r>
        <w:rPr>
          <w:rFonts w:ascii="Cambria" w:hAnsi="Cambria"/>
          <w:b/>
          <w:bCs/>
          <w:lang w:val="en-US"/>
        </w:rPr>
        <w:t>Mobile Development:</w:t>
      </w:r>
      <w:r>
        <w:rPr>
          <w:rFonts w:ascii="Cambria" w:eastAsia="Cambria" w:hAnsi="Cambria" w:cs="Cambria"/>
        </w:rPr>
        <w:br/>
        <w:t xml:space="preserve">  </w:t>
      </w:r>
      <w:r>
        <w:rPr>
          <w:rFonts w:ascii="Cambria" w:hAnsi="Cambria"/>
        </w:rPr>
        <w:t>- Android: Kotlin/Java</w:t>
      </w:r>
      <w:r>
        <w:rPr>
          <w:rFonts w:ascii="Cambria" w:eastAsia="Cambria" w:hAnsi="Cambria" w:cs="Cambria"/>
        </w:rPr>
        <w:br/>
        <w:t xml:space="preserve">  </w:t>
      </w:r>
      <w:r>
        <w:rPr>
          <w:rFonts w:ascii="Cambria" w:hAnsi="Cambria"/>
          <w:lang w:val="en-US"/>
        </w:rPr>
        <w:t>- iOS: Swift/Objective-C</w:t>
      </w:r>
    </w:p>
    <w:p w:rsidR="009D0657" w:rsidRDefault="007B3CF6">
      <w:pPr>
        <w:pStyle w:val="Body"/>
        <w:rPr>
          <w:rFonts w:ascii="Cambria" w:eastAsia="Cambria" w:hAnsi="Cambria" w:cs="Cambria"/>
        </w:rPr>
      </w:pPr>
      <w:r>
        <w:rPr>
          <w:rFonts w:ascii="Cambria" w:hAnsi="Cambria"/>
          <w:lang w:val="en-US"/>
        </w:rPr>
        <w:lastRenderedPageBreak/>
        <w:t xml:space="preserve">  -React Native (For Android &amp; IOS) </w:t>
      </w:r>
      <w:r>
        <w:rPr>
          <w:rFonts w:ascii="Cambria" w:hAnsi="Cambria"/>
        </w:rPr>
        <w:t xml:space="preserve">– </w:t>
      </w:r>
      <w:r>
        <w:rPr>
          <w:rFonts w:ascii="Cambria" w:hAnsi="Cambria"/>
          <w:b/>
          <w:bCs/>
          <w:lang w:val="en-US"/>
        </w:rPr>
        <w:t>Preferable.</w:t>
      </w:r>
    </w:p>
    <w:p w:rsidR="009D0657" w:rsidRDefault="00635560">
      <w:pPr>
        <w:pStyle w:val="Body"/>
        <w:rPr>
          <w:rFonts w:ascii="Cambria" w:eastAsia="Cambria" w:hAnsi="Cambria" w:cs="Cambria"/>
        </w:rPr>
      </w:pPr>
      <w:r w:rsidRPr="00635560">
        <w:rPr>
          <w:rFonts w:ascii="Cambria" w:hAnsi="Cambria"/>
          <w:rPrChange w:id="62" w:author="Kaustav Dutta" w:date="2024-09-26T21:33:00Z">
            <w:rPr>
              <w:rFonts w:ascii="Cambria" w:hAnsi="Cambria"/>
              <w:lang w:val="ru-RU"/>
            </w:rPr>
          </w:rPrChange>
        </w:rPr>
        <w:t xml:space="preserve">- </w:t>
      </w:r>
      <w:r w:rsidR="007B3CF6">
        <w:rPr>
          <w:rFonts w:ascii="Cambria" w:hAnsi="Cambria"/>
          <w:b/>
          <w:bCs/>
          <w:lang w:val="de-DE"/>
        </w:rPr>
        <w:t>Backend Integration:</w:t>
      </w:r>
      <w:r w:rsidR="007B3CF6">
        <w:rPr>
          <w:rFonts w:ascii="Cambria" w:eastAsia="Cambria" w:hAnsi="Cambria" w:cs="Cambria"/>
        </w:rPr>
        <w:br/>
        <w:t xml:space="preserve">  </w:t>
      </w:r>
      <w:r w:rsidR="007B3CF6">
        <w:rPr>
          <w:rFonts w:ascii="Cambria" w:hAnsi="Cambria"/>
        </w:rPr>
        <w:t>- RESTful APIs</w:t>
      </w:r>
      <w:r w:rsidR="007B3CF6">
        <w:rPr>
          <w:rFonts w:ascii="Cambria" w:eastAsia="Cambria" w:hAnsi="Cambria" w:cs="Cambria"/>
        </w:rPr>
        <w:br/>
        <w:t xml:space="preserve">  </w:t>
      </w:r>
      <w:r w:rsidR="007B3CF6">
        <w:rPr>
          <w:rFonts w:ascii="Cambria" w:hAnsi="Cambria"/>
          <w:lang w:val="en-US"/>
        </w:rPr>
        <w:t>- JSON for data exchange</w:t>
      </w:r>
    </w:p>
    <w:p w:rsidR="009D0657" w:rsidRDefault="00635560">
      <w:pPr>
        <w:pStyle w:val="Body"/>
        <w:rPr>
          <w:rFonts w:ascii="Cambria" w:eastAsia="Cambria" w:hAnsi="Cambria" w:cs="Cambria"/>
        </w:rPr>
      </w:pPr>
      <w:r w:rsidRPr="00635560">
        <w:rPr>
          <w:rFonts w:ascii="Cambria" w:hAnsi="Cambria"/>
          <w:rPrChange w:id="63" w:author="Kaustav Dutta" w:date="2024-09-26T21:33:00Z">
            <w:rPr>
              <w:rFonts w:ascii="Cambria" w:hAnsi="Cambria"/>
              <w:lang w:val="ru-RU"/>
            </w:rPr>
          </w:rPrChange>
        </w:rPr>
        <w:t xml:space="preserve">- </w:t>
      </w:r>
      <w:r w:rsidR="007B3CF6">
        <w:rPr>
          <w:rFonts w:ascii="Cambria" w:hAnsi="Cambria"/>
          <w:b/>
          <w:bCs/>
          <w:lang w:val="en-US"/>
        </w:rPr>
        <w:t>Security:</w:t>
      </w:r>
      <w:r w:rsidR="007B3CF6">
        <w:rPr>
          <w:rFonts w:ascii="Cambria" w:eastAsia="Cambria" w:hAnsi="Cambria" w:cs="Cambria"/>
        </w:rPr>
        <w:br/>
        <w:t xml:space="preserve">  </w:t>
      </w:r>
      <w:r w:rsidR="007B3CF6">
        <w:rPr>
          <w:rFonts w:ascii="Cambria" w:hAnsi="Cambria"/>
          <w:lang w:val="it-IT"/>
        </w:rPr>
        <w:t>- SSL for secure data transmission.</w:t>
      </w:r>
      <w:r w:rsidR="007B3CF6">
        <w:rPr>
          <w:rFonts w:ascii="Cambria" w:eastAsia="Cambria" w:hAnsi="Cambria" w:cs="Cambria"/>
        </w:rPr>
        <w:br/>
        <w:t xml:space="preserve">  </w:t>
      </w:r>
      <w:r w:rsidR="007B3CF6">
        <w:rPr>
          <w:rFonts w:ascii="Cambria" w:hAnsi="Cambria"/>
          <w:lang w:val="en-US"/>
        </w:rPr>
        <w:t>- Spring Framework for role-based access control.</w:t>
      </w:r>
    </w:p>
    <w:p w:rsidR="009D0657" w:rsidRDefault="00635560">
      <w:pPr>
        <w:pStyle w:val="Body"/>
        <w:rPr>
          <w:rFonts w:ascii="Cambria" w:eastAsia="Cambria" w:hAnsi="Cambria" w:cs="Cambria"/>
        </w:rPr>
      </w:pPr>
      <w:r w:rsidRPr="00635560">
        <w:rPr>
          <w:rFonts w:ascii="Cambria" w:hAnsi="Cambria"/>
          <w:rPrChange w:id="64" w:author="Kaustav Dutta" w:date="2024-09-26T21:33:00Z">
            <w:rPr>
              <w:rFonts w:ascii="Cambria" w:hAnsi="Cambria"/>
              <w:lang w:val="ru-RU"/>
            </w:rPr>
          </w:rPrChange>
        </w:rPr>
        <w:t xml:space="preserve">- </w:t>
      </w:r>
      <w:r w:rsidR="007B3CF6">
        <w:rPr>
          <w:rFonts w:ascii="Cambria" w:hAnsi="Cambria"/>
          <w:b/>
          <w:bCs/>
          <w:lang w:val="nl-NL"/>
        </w:rPr>
        <w:t>Database:</w:t>
      </w:r>
      <w:r w:rsidR="007B3CF6">
        <w:rPr>
          <w:rFonts w:ascii="Cambria" w:eastAsia="Cambria" w:hAnsi="Cambria" w:cs="Cambria"/>
        </w:rPr>
        <w:br/>
        <w:t xml:space="preserve">  </w:t>
      </w:r>
      <w:r w:rsidR="007B3CF6">
        <w:rPr>
          <w:rFonts w:ascii="Cambria" w:hAnsi="Cambria"/>
        </w:rPr>
        <w:t>- MySQL (via Amazon RDS)</w:t>
      </w:r>
      <w:r w:rsidR="007B3CF6">
        <w:rPr>
          <w:rFonts w:ascii="Cambria" w:eastAsia="Cambria" w:hAnsi="Cambria" w:cs="Cambria"/>
        </w:rPr>
        <w:br/>
        <w:t xml:space="preserve">  </w:t>
      </w:r>
      <w:r w:rsidR="007B3CF6">
        <w:rPr>
          <w:rFonts w:ascii="Cambria" w:hAnsi="Cambria"/>
          <w:lang w:val="en-US"/>
        </w:rPr>
        <w:t>- Amazon EC2 for hosting the backend services.</w:t>
      </w:r>
    </w:p>
    <w:p w:rsidR="009D0657" w:rsidRDefault="00635560">
      <w:pPr>
        <w:pStyle w:val="Body"/>
      </w:pPr>
      <w:r w:rsidRPr="00635560">
        <w:rPr>
          <w:rFonts w:ascii="Cambria" w:hAnsi="Cambria"/>
          <w:rPrChange w:id="65" w:author="Kaustav Dutta" w:date="2024-09-26T21:33:00Z">
            <w:rPr>
              <w:rFonts w:ascii="Cambria" w:hAnsi="Cambria"/>
              <w:lang w:val="ru-RU"/>
            </w:rPr>
          </w:rPrChange>
        </w:rPr>
        <w:t xml:space="preserve">- </w:t>
      </w:r>
      <w:r w:rsidR="007B3CF6">
        <w:rPr>
          <w:rFonts w:ascii="Cambria" w:hAnsi="Cambria"/>
          <w:b/>
          <w:bCs/>
          <w:lang w:val="en-US"/>
        </w:rPr>
        <w:t>Testing:</w:t>
      </w:r>
      <w:r w:rsidR="007B3CF6">
        <w:rPr>
          <w:rFonts w:ascii="Cambria" w:eastAsia="Cambria" w:hAnsi="Cambria" w:cs="Cambria"/>
        </w:rPr>
        <w:br/>
        <w:t xml:space="preserve">  </w:t>
      </w:r>
      <w:r w:rsidR="007B3CF6">
        <w:rPr>
          <w:rFonts w:ascii="Cambria" w:hAnsi="Cambria"/>
        </w:rPr>
        <w:t>- JMeter for load testing.</w:t>
      </w:r>
      <w:r w:rsidR="007B3CF6">
        <w:rPr>
          <w:rFonts w:ascii="Cambria" w:eastAsia="Cambria" w:hAnsi="Cambria" w:cs="Cambria"/>
        </w:rPr>
        <w:br/>
        <w:t xml:space="preserve">  </w:t>
      </w:r>
      <w:r w:rsidR="007B3CF6">
        <w:rPr>
          <w:rFonts w:ascii="Cambria" w:hAnsi="Cambria"/>
        </w:rPr>
        <w:t>- TestNG for unit testing.</w:t>
      </w:r>
      <w:r w:rsidR="007B3CF6">
        <w:br/>
      </w:r>
    </w:p>
    <w:p w:rsidR="009D0657" w:rsidRDefault="009D0657">
      <w:pPr>
        <w:pStyle w:val="Body"/>
      </w:pPr>
    </w:p>
    <w:p w:rsidR="009D0657" w:rsidRDefault="007B3CF6">
      <w:pPr>
        <w:pStyle w:val="Body"/>
      </w:pPr>
      <w:r>
        <w:rPr>
          <w:noProof/>
        </w:rPr>
        <w:drawing>
          <wp:inline distT="0" distB="0" distL="0" distR="0">
            <wp:extent cx="5690226" cy="3550921"/>
            <wp:effectExtent l="0" t="0" r="0" b="0"/>
            <wp:docPr id="1073741838" name="officeArt object" descr="Picture 4"/>
            <wp:cNvGraphicFramePr/>
            <a:graphic xmlns:a="http://schemas.openxmlformats.org/drawingml/2006/main">
              <a:graphicData uri="http://schemas.openxmlformats.org/drawingml/2006/picture">
                <pic:pic xmlns:pic="http://schemas.openxmlformats.org/drawingml/2006/picture">
                  <pic:nvPicPr>
                    <pic:cNvPr id="1073741838" name="Picture 4" descr="Picture 4"/>
                    <pic:cNvPicPr>
                      <a:picLocks noChangeAspect="1"/>
                    </pic:cNvPicPr>
                  </pic:nvPicPr>
                  <pic:blipFill>
                    <a:blip r:embed="rId12" cstate="print"/>
                    <a:stretch>
                      <a:fillRect/>
                    </a:stretch>
                  </pic:blipFill>
                  <pic:spPr>
                    <a:xfrm>
                      <a:off x="0" y="0"/>
                      <a:ext cx="5690226" cy="3550921"/>
                    </a:xfrm>
                    <a:prstGeom prst="rect">
                      <a:avLst/>
                    </a:prstGeom>
                    <a:ln w="12700" cap="flat">
                      <a:noFill/>
                      <a:miter lim="400000"/>
                    </a:ln>
                    <a:effectLst/>
                  </pic:spPr>
                </pic:pic>
              </a:graphicData>
            </a:graphic>
          </wp:inline>
        </w:drawing>
      </w:r>
    </w:p>
    <w:p w:rsidR="009D0657" w:rsidRDefault="007B3CF6">
      <w:pPr>
        <w:pStyle w:val="Heading"/>
      </w:pPr>
      <w:r>
        <w:t xml:space="preserve">5. Evaluation Criteria </w:t>
      </w:r>
    </w:p>
    <w:p w:rsidR="009D0657" w:rsidRDefault="007B3CF6">
      <w:pPr>
        <w:pStyle w:val="Body"/>
        <w:rPr>
          <w:rFonts w:ascii="Cambria" w:eastAsia="Cambria" w:hAnsi="Cambria" w:cs="Cambria"/>
        </w:rPr>
      </w:pPr>
      <w:r>
        <w:rPr>
          <w:rFonts w:ascii="Cambria" w:eastAsia="Cambria" w:hAnsi="Cambria" w:cs="Cambria"/>
        </w:rPr>
        <w:br/>
      </w:r>
      <w:r>
        <w:rPr>
          <w:rFonts w:ascii="Cambria" w:hAnsi="Cambria"/>
          <w:lang w:val="en-US"/>
        </w:rPr>
        <w:t xml:space="preserve">- Functionality: The app must meet all functional requirements as outlined in the SOW, including </w:t>
      </w:r>
      <w:r>
        <w:rPr>
          <w:rFonts w:ascii="Cambria" w:hAnsi="Cambria"/>
          <w:lang w:val="en-US"/>
        </w:rPr>
        <w:lastRenderedPageBreak/>
        <w:t>secure login, assessments, progress tracking, and lesson delivery.</w:t>
      </w:r>
      <w:r>
        <w:rPr>
          <w:rFonts w:ascii="Cambria" w:eastAsia="Cambria" w:hAnsi="Cambria" w:cs="Cambria"/>
        </w:rPr>
        <w:br/>
      </w:r>
      <w:r>
        <w:rPr>
          <w:rFonts w:ascii="Cambria" w:hAnsi="Cambria"/>
          <w:lang w:val="en-US"/>
        </w:rPr>
        <w:t>- Performance: The app should load within 3 seconds, with seamless transitions between screens. It should handle concurrent user sessions without lag.</w:t>
      </w:r>
      <w:r>
        <w:rPr>
          <w:rFonts w:ascii="Cambria" w:eastAsia="Cambria" w:hAnsi="Cambria" w:cs="Cambria"/>
        </w:rPr>
        <w:br/>
      </w:r>
      <w:r>
        <w:rPr>
          <w:rFonts w:ascii="Cambria" w:hAnsi="Cambria"/>
          <w:lang w:val="en-US"/>
        </w:rPr>
        <w:t>- Security: The app must comply with HIPAA regulations, ensuring secure data handling and storage.</w:t>
      </w:r>
      <w:r>
        <w:rPr>
          <w:rFonts w:ascii="Cambria" w:eastAsia="Cambria" w:hAnsi="Cambria" w:cs="Cambria"/>
        </w:rPr>
        <w:br/>
      </w:r>
      <w:r>
        <w:rPr>
          <w:rFonts w:ascii="Cambria" w:hAnsi="Cambria"/>
          <w:lang w:val="en-US"/>
        </w:rPr>
        <w:t>- User Experience: The UI/UX should be intuitive, with clear navigation and responsive design. The app should be easy to use for all user roles (Admin, Coaches, and Participants).</w:t>
      </w:r>
      <w:r>
        <w:rPr>
          <w:rFonts w:ascii="Cambria" w:eastAsia="Cambria" w:hAnsi="Cambria" w:cs="Cambria"/>
        </w:rPr>
        <w:br/>
      </w:r>
      <w:r>
        <w:rPr>
          <w:rFonts w:ascii="Cambria" w:hAnsi="Cambria"/>
          <w:lang w:val="en-US"/>
        </w:rPr>
        <w:t>- Integration: The app should integrate seamlessly with the existing PACT web platform, ensuring data consistency across platforms.</w:t>
      </w:r>
      <w:r>
        <w:rPr>
          <w:rFonts w:ascii="Cambria" w:eastAsia="Cambria" w:hAnsi="Cambria" w:cs="Cambria"/>
        </w:rPr>
        <w:br/>
      </w:r>
      <w:r>
        <w:rPr>
          <w:rFonts w:ascii="Cambria" w:hAnsi="Cambria"/>
          <w:lang w:val="en-US"/>
        </w:rPr>
        <w:t>- Testing &amp; Bug Resolution: All identified bugs during the testing phase must be resolved before deployment.</w:t>
      </w:r>
      <w:r>
        <w:rPr>
          <w:rFonts w:ascii="Cambria" w:eastAsia="Cambria" w:hAnsi="Cambria" w:cs="Cambria"/>
        </w:rPr>
        <w:br/>
      </w:r>
      <w:r>
        <w:rPr>
          <w:rFonts w:ascii="Cambria" w:hAnsi="Cambria"/>
          <w:lang w:val="en-US"/>
        </w:rPr>
        <w:t>- Post-launch Support: The vendor must provide post-launch support for bug fixes and minor updates for at least 4 weeks.</w:t>
      </w:r>
      <w:r>
        <w:rPr>
          <w:rFonts w:ascii="Cambria" w:eastAsia="Cambria" w:hAnsi="Cambria" w:cs="Cambria"/>
        </w:rPr>
        <w:br/>
      </w:r>
    </w:p>
    <w:p w:rsidR="009D0657" w:rsidRDefault="007B3CF6">
      <w:pPr>
        <w:pStyle w:val="Heading"/>
      </w:pPr>
      <w:r>
        <w:t>6. Assumptions</w:t>
      </w:r>
    </w:p>
    <w:p w:rsidR="009D0657" w:rsidRDefault="007B3CF6">
      <w:pPr>
        <w:pStyle w:val="Body"/>
        <w:rPr>
          <w:rFonts w:ascii="Cambria" w:eastAsia="Cambria" w:hAnsi="Cambria" w:cs="Cambria"/>
        </w:rPr>
      </w:pPr>
      <w:r>
        <w:rPr>
          <w:rFonts w:ascii="Cambria" w:eastAsia="Cambria" w:hAnsi="Cambria" w:cs="Cambria"/>
        </w:rPr>
        <w:br/>
      </w:r>
      <w:r>
        <w:rPr>
          <w:rFonts w:ascii="Cambria" w:hAnsi="Cambria"/>
          <w:lang w:val="en-US"/>
        </w:rPr>
        <w:t>- The client will provide all necessary access to the existing web platform and databases.</w:t>
      </w:r>
      <w:r>
        <w:rPr>
          <w:rFonts w:ascii="Cambria" w:eastAsia="Cambria" w:hAnsi="Cambria" w:cs="Cambria"/>
        </w:rPr>
        <w:br/>
      </w:r>
      <w:r>
        <w:rPr>
          <w:rFonts w:ascii="Cambria" w:hAnsi="Cambria"/>
          <w:lang w:val="en-US"/>
        </w:rPr>
        <w:t>- Any third-party services (e.g., for notifications, video hosting) required will be provided by the client.</w:t>
      </w:r>
      <w:r>
        <w:rPr>
          <w:rFonts w:ascii="Cambria" w:eastAsia="Cambria" w:hAnsi="Cambria" w:cs="Cambria"/>
        </w:rPr>
        <w:br/>
      </w:r>
      <w:r>
        <w:rPr>
          <w:rFonts w:ascii="Cambria" w:hAnsi="Cambria"/>
          <w:lang w:val="en-US"/>
        </w:rPr>
        <w:t>- The mobile app will adhere to the design guidelines provided by the client.</w:t>
      </w:r>
    </w:p>
    <w:p w:rsidR="009D0657" w:rsidRDefault="007B3CF6">
      <w:pPr>
        <w:pStyle w:val="Heading"/>
      </w:pPr>
      <w:r>
        <w:rPr>
          <w:lang w:val="es-ES_tradnl"/>
        </w:rPr>
        <w:t xml:space="preserve">7. </w:t>
      </w:r>
      <w:proofErr w:type="spellStart"/>
      <w:r>
        <w:rPr>
          <w:lang w:val="es-ES_tradnl"/>
        </w:rPr>
        <w:t>Dependencies</w:t>
      </w:r>
      <w:proofErr w:type="spellEnd"/>
    </w:p>
    <w:p w:rsidR="009D0657" w:rsidRDefault="007B3CF6">
      <w:pPr>
        <w:pStyle w:val="Body"/>
        <w:rPr>
          <w:rFonts w:ascii="Cambria" w:eastAsia="Cambria" w:hAnsi="Cambria" w:cs="Cambria"/>
        </w:rPr>
      </w:pPr>
      <w:r>
        <w:rPr>
          <w:rFonts w:ascii="Cambria" w:eastAsia="Cambria" w:hAnsi="Cambria" w:cs="Cambria"/>
        </w:rPr>
        <w:br/>
      </w:r>
      <w:r>
        <w:rPr>
          <w:rFonts w:ascii="Cambria" w:hAnsi="Cambria"/>
          <w:lang w:val="en-US"/>
        </w:rPr>
        <w:t>- Finalization of requirements by the client.</w:t>
      </w:r>
      <w:r>
        <w:rPr>
          <w:rFonts w:ascii="Cambria" w:eastAsia="Cambria" w:hAnsi="Cambria" w:cs="Cambria"/>
        </w:rPr>
        <w:br/>
      </w:r>
      <w:r>
        <w:rPr>
          <w:rFonts w:ascii="Cambria" w:hAnsi="Cambria"/>
          <w:lang w:val="en-US"/>
        </w:rPr>
        <w:t>- Timely feedback on UI/UX designs.</w:t>
      </w:r>
      <w:r>
        <w:rPr>
          <w:rFonts w:ascii="Cambria" w:eastAsia="Cambria" w:hAnsi="Cambria" w:cs="Cambria"/>
        </w:rPr>
        <w:br/>
      </w:r>
      <w:r>
        <w:rPr>
          <w:rFonts w:ascii="Cambria" w:hAnsi="Cambria"/>
          <w:lang w:val="en-US"/>
        </w:rPr>
        <w:t>- Availability of the backend APIs for integration.</w:t>
      </w:r>
    </w:p>
    <w:p w:rsidR="009D0657" w:rsidRDefault="007B3CF6">
      <w:pPr>
        <w:pStyle w:val="Heading"/>
      </w:pPr>
      <w:r>
        <w:t>8. Acceptance Criteria</w:t>
      </w:r>
    </w:p>
    <w:p w:rsidR="009D0657" w:rsidRDefault="007B3CF6">
      <w:pPr>
        <w:pStyle w:val="Body"/>
        <w:rPr>
          <w:rFonts w:ascii="Cambria" w:eastAsia="Cambria" w:hAnsi="Cambria" w:cs="Cambria"/>
        </w:rPr>
      </w:pPr>
      <w:r>
        <w:rPr>
          <w:rFonts w:ascii="Cambria" w:eastAsia="Cambria" w:hAnsi="Cambria" w:cs="Cambria"/>
        </w:rPr>
        <w:br/>
      </w:r>
      <w:r>
        <w:rPr>
          <w:rFonts w:ascii="Cambria" w:hAnsi="Cambria"/>
          <w:lang w:val="en-US"/>
        </w:rPr>
        <w:t>- The mobile app must pass all functional, performance, and security tests.</w:t>
      </w:r>
      <w:r>
        <w:rPr>
          <w:rFonts w:ascii="Cambria" w:eastAsia="Cambria" w:hAnsi="Cambria" w:cs="Cambria"/>
        </w:rPr>
        <w:br/>
      </w:r>
      <w:r>
        <w:rPr>
          <w:rFonts w:ascii="Cambria" w:hAnsi="Cambria"/>
          <w:lang w:val="en-US"/>
        </w:rPr>
        <w:t>- The app must be approved by the client after the User Acceptance Testing (UAT) phase.</w:t>
      </w:r>
      <w:r>
        <w:rPr>
          <w:rFonts w:ascii="Cambria" w:eastAsia="Cambria" w:hAnsi="Cambria" w:cs="Cambria"/>
        </w:rPr>
        <w:br/>
      </w:r>
      <w:r>
        <w:rPr>
          <w:rFonts w:ascii="Cambria" w:hAnsi="Cambria"/>
          <w:lang w:val="en-US"/>
        </w:rPr>
        <w:t>- The app must be successfully deployed on Google Play Store and Apple App Store.</w:t>
      </w:r>
    </w:p>
    <w:p w:rsidR="009D0657" w:rsidRDefault="009D0657">
      <w:pPr>
        <w:pStyle w:val="Body"/>
      </w:pPr>
    </w:p>
    <w:p w:rsidR="009D0657" w:rsidRDefault="007B3CF6">
      <w:pPr>
        <w:pStyle w:val="Title"/>
      </w:pPr>
      <w:r>
        <w:lastRenderedPageBreak/>
        <w:t>Development of Android Tablet</w:t>
      </w:r>
      <w:ins w:id="66" w:author="JF" w:date="2024-09-26T09:14:00Z">
        <w:r>
          <w:t xml:space="preserve">, </w:t>
        </w:r>
      </w:ins>
      <w:del w:id="67" w:author="JF" w:date="2024-09-26T09:14:00Z">
        <w:r>
          <w:delText xml:space="preserve"> and </w:delText>
        </w:r>
      </w:del>
      <w:r>
        <w:t>iPad</w:t>
      </w:r>
      <w:ins w:id="68" w:author="JF" w:date="2024-09-26T09:14:00Z">
        <w:r>
          <w:t xml:space="preserve"> and Mobile</w:t>
        </w:r>
      </w:ins>
      <w:r>
        <w:t xml:space="preserve"> Application for </w:t>
      </w:r>
      <w:hyperlink r:id="rId13" w:history="1">
        <w:r>
          <w:rPr>
            <w:rStyle w:val="Hyperlink0"/>
          </w:rPr>
          <w:t>PactforPain.com</w:t>
        </w:r>
      </w:hyperlink>
      <w:ins w:id="69" w:author="JF" w:date="2024-09-26T09:17:00Z">
        <w:r>
          <w:t xml:space="preserve"> and www.painpreventionprogram.com</w:t>
        </w:r>
      </w:ins>
    </w:p>
    <w:p w:rsidR="009D0657" w:rsidRDefault="007B3CF6">
      <w:pPr>
        <w:pStyle w:val="Heading2"/>
      </w:pPr>
      <w:r>
        <w:rPr>
          <w:lang w:val="en-US"/>
        </w:rPr>
        <w:t>1. Project Overview</w:t>
      </w:r>
    </w:p>
    <w:p w:rsidR="009D0657" w:rsidRDefault="007B3CF6">
      <w:pPr>
        <w:pStyle w:val="Body"/>
        <w:rPr>
          <w:rFonts w:ascii="Cambria" w:eastAsia="Cambria" w:hAnsi="Cambria" w:cs="Cambria"/>
        </w:rPr>
      </w:pPr>
      <w:r>
        <w:rPr>
          <w:rFonts w:ascii="Cambria" w:hAnsi="Cambria"/>
          <w:lang w:val="en-US"/>
        </w:rPr>
        <w:t>PactforPain.com provides the Personalized Activated Care &amp; Training (PACT) platform, which offers the Seven Realms Training Programs. These programs are designed to prevent pain and promote health through various tools and techniques. The objective of this project is to develop a user-friendly, responsive, and secure mobile application for Android Tablets and iPads that mirrors the functionalities of the existing web platform.</w:t>
      </w:r>
    </w:p>
    <w:p w:rsidR="009D0657" w:rsidRDefault="007B3CF6">
      <w:pPr>
        <w:pStyle w:val="Heading2"/>
      </w:pPr>
      <w:r>
        <w:t>2. Objectives</w:t>
      </w:r>
    </w:p>
    <w:p w:rsidR="009D0657" w:rsidRDefault="007B3CF6">
      <w:pPr>
        <w:pStyle w:val="Body"/>
        <w:rPr>
          <w:rFonts w:ascii="Cambria" w:eastAsia="Cambria" w:hAnsi="Cambria" w:cs="Cambria"/>
        </w:rPr>
      </w:pPr>
      <w:r>
        <w:rPr>
          <w:rFonts w:ascii="Cambria" w:hAnsi="Cambria"/>
          <w:lang w:val="en-US"/>
        </w:rPr>
        <w:t>- Development of Mobile Application: Create a mobile application for Android Tablets and iPads that replicates the existing web functionalities.</w:t>
      </w:r>
    </w:p>
    <w:p w:rsidR="009D0657" w:rsidRDefault="007B3CF6">
      <w:pPr>
        <w:pStyle w:val="Body"/>
        <w:rPr>
          <w:rFonts w:ascii="Cambria" w:eastAsia="Cambria" w:hAnsi="Cambria" w:cs="Cambria"/>
        </w:rPr>
      </w:pPr>
      <w:r>
        <w:rPr>
          <w:rFonts w:ascii="Cambria" w:hAnsi="Cambria"/>
          <w:lang w:val="en-US"/>
        </w:rPr>
        <w:t>- User Experience: Ensure a seamless user experience with intuitive navigation and easy access to all features.</w:t>
      </w:r>
    </w:p>
    <w:p w:rsidR="009D0657" w:rsidRDefault="007B3CF6">
      <w:pPr>
        <w:pStyle w:val="Body"/>
        <w:rPr>
          <w:rFonts w:ascii="Cambria" w:eastAsia="Cambria" w:hAnsi="Cambria" w:cs="Cambria"/>
        </w:rPr>
      </w:pPr>
      <w:r>
        <w:rPr>
          <w:rFonts w:ascii="Cambria" w:hAnsi="Cambria"/>
          <w:lang w:val="en-US"/>
        </w:rPr>
        <w:t>- HIPAA Compliance: Maintain the highest level of security, including HIPAA compliance, for the protection of user data.</w:t>
      </w:r>
    </w:p>
    <w:p w:rsidR="009D0657" w:rsidRDefault="007B3CF6">
      <w:pPr>
        <w:pStyle w:val="Body"/>
        <w:rPr>
          <w:rFonts w:ascii="Cambria" w:eastAsia="Cambria" w:hAnsi="Cambria" w:cs="Cambria"/>
        </w:rPr>
      </w:pPr>
      <w:r>
        <w:rPr>
          <w:rFonts w:ascii="Cambria" w:hAnsi="Cambria"/>
          <w:lang w:val="en-US"/>
        </w:rPr>
        <w:t>- Customization and Flexibility: Allow for customization and scalability to adapt to future updates and enhancements.</w:t>
      </w:r>
    </w:p>
    <w:p w:rsidR="009D0657" w:rsidRDefault="009D0657">
      <w:pPr>
        <w:pStyle w:val="Body"/>
      </w:pPr>
    </w:p>
    <w:p w:rsidR="009D0657" w:rsidRDefault="007B3CF6">
      <w:pPr>
        <w:pStyle w:val="Heading2"/>
      </w:pPr>
      <w:r>
        <w:rPr>
          <w:lang w:val="en-US"/>
        </w:rPr>
        <w:t>3. Key Features</w:t>
      </w:r>
    </w:p>
    <w:p w:rsidR="009D0657" w:rsidRDefault="007B3CF6">
      <w:pPr>
        <w:pStyle w:val="Body"/>
        <w:rPr>
          <w:rFonts w:ascii="Cambria" w:eastAsia="Cambria" w:hAnsi="Cambria" w:cs="Cambria"/>
        </w:rPr>
      </w:pPr>
      <w:r>
        <w:rPr>
          <w:rFonts w:ascii="Cambria" w:hAnsi="Cambria"/>
          <w:lang w:val="en-US"/>
        </w:rPr>
        <w:t>The application will include</w:t>
      </w:r>
      <w:ins w:id="70" w:author="JF" w:date="2024-09-26T09:12:00Z">
        <w:r>
          <w:rPr>
            <w:rFonts w:ascii="Cambria" w:hAnsi="Cambria"/>
            <w:lang w:val="en-US"/>
          </w:rPr>
          <w:t xml:space="preserve"> updating the current website with minor errors and ability to bill and then include</w:t>
        </w:r>
      </w:ins>
      <w:r>
        <w:rPr>
          <w:rFonts w:ascii="Cambria" w:hAnsi="Cambria"/>
          <w:lang w:val="en-US"/>
        </w:rPr>
        <w:t xml:space="preserve"> the following key features</w:t>
      </w:r>
      <w:ins w:id="71" w:author="JF" w:date="2024-09-26T09:12:00Z">
        <w:r>
          <w:rPr>
            <w:rFonts w:ascii="Cambria" w:hAnsi="Cambria"/>
            <w:lang w:val="en-US"/>
          </w:rPr>
          <w:t xml:space="preserve"> in the new website</w:t>
        </w:r>
      </w:ins>
      <w:r>
        <w:rPr>
          <w:rFonts w:ascii="Cambria" w:hAnsi="Cambria"/>
        </w:rPr>
        <w:t>:</w:t>
      </w:r>
    </w:p>
    <w:p w:rsidR="009D0657" w:rsidRDefault="007B3CF6">
      <w:pPr>
        <w:pStyle w:val="Body"/>
        <w:rPr>
          <w:rFonts w:ascii="Cambria" w:eastAsia="Cambria" w:hAnsi="Cambria" w:cs="Cambria"/>
        </w:rPr>
      </w:pPr>
      <w:r>
        <w:rPr>
          <w:rFonts w:ascii="Cambria" w:hAnsi="Cambria"/>
          <w:lang w:val="en-US"/>
        </w:rPr>
        <w:t>3.1 User Authentication and Access</w:t>
      </w:r>
      <w:r>
        <w:rPr>
          <w:rFonts w:ascii="Cambria" w:eastAsia="Cambria" w:hAnsi="Cambria" w:cs="Cambria"/>
        </w:rPr>
        <w:br/>
      </w:r>
      <w:r>
        <w:rPr>
          <w:rFonts w:ascii="Cambria" w:hAnsi="Cambria"/>
          <w:lang w:val="en-US"/>
        </w:rPr>
        <w:t>- Secure login with multi-tiered access levels for Global Admins, Clinic Admins, Providers/Health Coaches, and Clients/Patients.</w:t>
      </w:r>
      <w:r>
        <w:rPr>
          <w:rFonts w:ascii="Cambria" w:eastAsia="Cambria" w:hAnsi="Cambria" w:cs="Cambria"/>
        </w:rPr>
        <w:br/>
      </w:r>
      <w:r>
        <w:rPr>
          <w:rFonts w:ascii="Cambria" w:hAnsi="Cambria"/>
          <w:lang w:val="en-US"/>
        </w:rPr>
        <w:t>- Password recovery and profile management.</w:t>
      </w:r>
      <w:r>
        <w:rPr>
          <w:rFonts w:ascii="Cambria" w:eastAsia="Cambria" w:hAnsi="Cambria" w:cs="Cambria"/>
        </w:rPr>
        <w:br/>
      </w:r>
      <w:r>
        <w:rPr>
          <w:rFonts w:ascii="Cambria" w:hAnsi="Cambria"/>
          <w:lang w:val="en-US"/>
        </w:rPr>
        <w:t>- Role-based access control to ensure data privacy and security.</w:t>
      </w:r>
    </w:p>
    <w:p w:rsidR="009D0657" w:rsidRDefault="007B3CF6">
      <w:pPr>
        <w:pStyle w:val="Body"/>
        <w:rPr>
          <w:rFonts w:ascii="Cambria" w:eastAsia="Cambria" w:hAnsi="Cambria" w:cs="Cambria"/>
        </w:rPr>
      </w:pPr>
      <w:r>
        <w:rPr>
          <w:rFonts w:ascii="Cambria" w:hAnsi="Cambria"/>
          <w:lang w:val="de-DE"/>
        </w:rPr>
        <w:t>3.2 Dashboard</w:t>
      </w:r>
      <w:r>
        <w:rPr>
          <w:rFonts w:ascii="Cambria" w:eastAsia="Cambria" w:hAnsi="Cambria" w:cs="Cambria"/>
        </w:rPr>
        <w:br/>
      </w:r>
      <w:r>
        <w:rPr>
          <w:rFonts w:ascii="Cambria" w:hAnsi="Cambria"/>
          <w:lang w:val="en-US"/>
        </w:rPr>
        <w:t>- Display participant summaries, engagement levels, and progress over time.</w:t>
      </w:r>
      <w:r>
        <w:rPr>
          <w:rFonts w:ascii="Cambria" w:eastAsia="Cambria" w:hAnsi="Cambria" w:cs="Cambria"/>
        </w:rPr>
        <w:br/>
      </w:r>
      <w:r>
        <w:rPr>
          <w:rFonts w:ascii="Cambria" w:hAnsi="Cambria"/>
          <w:lang w:val="en-US"/>
        </w:rPr>
        <w:t>- Access to action plans and progress reports.</w:t>
      </w:r>
    </w:p>
    <w:p w:rsidR="009D0657" w:rsidRDefault="007B3CF6">
      <w:pPr>
        <w:pStyle w:val="Body"/>
        <w:rPr>
          <w:rFonts w:ascii="Cambria" w:eastAsia="Cambria" w:hAnsi="Cambria" w:cs="Cambria"/>
        </w:rPr>
      </w:pPr>
      <w:r>
        <w:rPr>
          <w:rFonts w:ascii="Cambria" w:hAnsi="Cambria"/>
          <w:lang w:val="en-US"/>
        </w:rPr>
        <w:t>3.3 Assessments</w:t>
      </w:r>
      <w:r>
        <w:rPr>
          <w:rFonts w:ascii="Cambria" w:eastAsia="Cambria" w:hAnsi="Cambria" w:cs="Cambria"/>
        </w:rPr>
        <w:br/>
      </w:r>
      <w:r>
        <w:rPr>
          <w:rFonts w:ascii="Cambria" w:hAnsi="Cambria"/>
          <w:lang w:val="en-US"/>
        </w:rPr>
        <w:t xml:space="preserve">- Baseline and progress </w:t>
      </w:r>
      <w:proofErr w:type="gramStart"/>
      <w:r>
        <w:rPr>
          <w:rFonts w:ascii="Cambria" w:hAnsi="Cambria"/>
          <w:lang w:val="en-US"/>
        </w:rPr>
        <w:t xml:space="preserve">assessments </w:t>
      </w:r>
      <w:ins w:id="72" w:author="JF" w:date="2024-09-26T09:12:00Z">
        <w:r>
          <w:rPr>
            <w:rFonts w:ascii="Cambria" w:hAnsi="Cambria"/>
            <w:lang w:val="en-US"/>
          </w:rPr>
          <w:t xml:space="preserve"> with</w:t>
        </w:r>
        <w:proofErr w:type="gramEnd"/>
        <w:r>
          <w:rPr>
            <w:rFonts w:ascii="Cambria" w:hAnsi="Cambria"/>
            <w:lang w:val="en-US"/>
          </w:rPr>
          <w:t xml:space="preserve"> reports </w:t>
        </w:r>
      </w:ins>
      <w:r>
        <w:rPr>
          <w:rFonts w:ascii="Cambria" w:hAnsi="Cambria"/>
          <w:lang w:val="en-US"/>
        </w:rPr>
        <w:t xml:space="preserve">for each of the seven realms: Body, Lifestyle, </w:t>
      </w:r>
      <w:r>
        <w:rPr>
          <w:rFonts w:ascii="Cambria" w:hAnsi="Cambria"/>
          <w:lang w:val="en-US"/>
        </w:rPr>
        <w:lastRenderedPageBreak/>
        <w:t>Mind, Emotion, Spirit, Social, and Environment.</w:t>
      </w:r>
      <w:r>
        <w:rPr>
          <w:rFonts w:ascii="Cambria" w:eastAsia="Cambria" w:hAnsi="Cambria" w:cs="Cambria"/>
        </w:rPr>
        <w:br/>
      </w:r>
      <w:r>
        <w:rPr>
          <w:rFonts w:ascii="Cambria" w:hAnsi="Cambria"/>
          <w:lang w:val="en-US"/>
        </w:rPr>
        <w:t>- Monthly progress assessments with graphical data outputs.</w:t>
      </w:r>
    </w:p>
    <w:p w:rsidR="009D0657" w:rsidRDefault="007B3CF6">
      <w:pPr>
        <w:pStyle w:val="Body"/>
        <w:rPr>
          <w:rFonts w:ascii="Cambria" w:eastAsia="Cambria" w:hAnsi="Cambria" w:cs="Cambria"/>
        </w:rPr>
      </w:pPr>
      <w:r>
        <w:rPr>
          <w:rFonts w:ascii="Cambria" w:hAnsi="Cambria"/>
          <w:lang w:val="de-DE"/>
        </w:rPr>
        <w:t>3.4 Online Lessons</w:t>
      </w:r>
      <w:r>
        <w:rPr>
          <w:rFonts w:ascii="Cambria" w:eastAsia="Cambria" w:hAnsi="Cambria" w:cs="Cambria"/>
        </w:rPr>
        <w:br/>
      </w:r>
      <w:r>
        <w:rPr>
          <w:rFonts w:ascii="Cambria" w:hAnsi="Cambria"/>
          <w:lang w:val="en-US"/>
        </w:rPr>
        <w:t>- Access to the Seven Realms online lessons, with video content, documents, and quizzes.</w:t>
      </w:r>
      <w:r>
        <w:rPr>
          <w:rFonts w:ascii="Cambria" w:eastAsia="Cambria" w:hAnsi="Cambria" w:cs="Cambria"/>
        </w:rPr>
        <w:br/>
      </w:r>
      <w:r>
        <w:rPr>
          <w:rFonts w:ascii="Cambria" w:hAnsi="Cambria"/>
          <w:lang w:val="en-US"/>
        </w:rPr>
        <w:t>- Lessons will be available in a mobile-optimized format, with shorter videos and closed captions.</w:t>
      </w:r>
    </w:p>
    <w:p w:rsidR="009D0657" w:rsidRDefault="007B3CF6">
      <w:pPr>
        <w:pStyle w:val="Body"/>
        <w:rPr>
          <w:rFonts w:ascii="Cambria" w:eastAsia="Cambria" w:hAnsi="Cambria" w:cs="Cambria"/>
        </w:rPr>
      </w:pPr>
      <w:r>
        <w:rPr>
          <w:rFonts w:ascii="Cambria" w:hAnsi="Cambria"/>
          <w:lang w:val="en-US"/>
        </w:rPr>
        <w:t>3.5 Notifications and Reminders</w:t>
      </w:r>
      <w:r>
        <w:rPr>
          <w:rFonts w:ascii="Cambria" w:eastAsia="Cambria" w:hAnsi="Cambria" w:cs="Cambria"/>
        </w:rPr>
        <w:br/>
      </w:r>
      <w:r>
        <w:rPr>
          <w:rFonts w:ascii="Cambria" w:hAnsi="Cambria"/>
          <w:lang w:val="en-US"/>
        </w:rPr>
        <w:t>- Automated text or email reminders for participants to complete action plans and assessments.</w:t>
      </w:r>
      <w:r>
        <w:rPr>
          <w:rFonts w:ascii="Cambria" w:eastAsia="Cambria" w:hAnsi="Cambria" w:cs="Cambria"/>
        </w:rPr>
        <w:br/>
      </w:r>
      <w:r>
        <w:rPr>
          <w:rFonts w:ascii="Cambria" w:hAnsi="Cambria"/>
          <w:lang w:val="en-US"/>
        </w:rPr>
        <w:t>- Notifications linked to relevant programs on the app.</w:t>
      </w:r>
    </w:p>
    <w:p w:rsidR="009D0657" w:rsidRDefault="007B3CF6">
      <w:pPr>
        <w:pStyle w:val="Body"/>
        <w:rPr>
          <w:rFonts w:ascii="Cambria" w:eastAsia="Cambria" w:hAnsi="Cambria" w:cs="Cambria"/>
        </w:rPr>
      </w:pPr>
      <w:r>
        <w:rPr>
          <w:rFonts w:ascii="Cambria" w:hAnsi="Cambria"/>
          <w:lang w:val="en-US"/>
        </w:rPr>
        <w:t>3.6 Billing and Administrative Tools</w:t>
      </w:r>
      <w:r>
        <w:rPr>
          <w:rFonts w:ascii="Cambria" w:eastAsia="Cambria" w:hAnsi="Cambria" w:cs="Cambria"/>
        </w:rPr>
        <w:br/>
      </w:r>
      <w:r>
        <w:rPr>
          <w:rFonts w:ascii="Cambria" w:hAnsi="Cambria"/>
          <w:lang w:val="en-US"/>
        </w:rPr>
        <w:t>- Billing module to generate visit assessments, CPT codes, and documentation.</w:t>
      </w:r>
      <w:r>
        <w:rPr>
          <w:rFonts w:ascii="Cambria" w:eastAsia="Cambria" w:hAnsi="Cambria" w:cs="Cambria"/>
        </w:rPr>
        <w:br/>
      </w:r>
      <w:r>
        <w:rPr>
          <w:rFonts w:ascii="Cambria" w:hAnsi="Cambria"/>
          <w:lang w:val="en-US"/>
        </w:rPr>
        <w:t>- Administrative views for global, health group, and clinic admins.</w:t>
      </w:r>
      <w:r>
        <w:rPr>
          <w:rFonts w:ascii="Cambria" w:eastAsia="Cambria" w:hAnsi="Cambria" w:cs="Cambria"/>
        </w:rPr>
        <w:br/>
      </w:r>
      <w:r>
        <w:rPr>
          <w:rFonts w:ascii="Cambria" w:hAnsi="Cambria"/>
          <w:lang w:val="en-US"/>
        </w:rPr>
        <w:t>- Data analytics for tracking participant progress and engagement.</w:t>
      </w:r>
    </w:p>
    <w:p w:rsidR="009D0657" w:rsidRDefault="007B3CF6">
      <w:pPr>
        <w:pStyle w:val="Body"/>
        <w:rPr>
          <w:rFonts w:ascii="Cambria" w:eastAsia="Cambria" w:hAnsi="Cambria" w:cs="Cambria"/>
        </w:rPr>
      </w:pPr>
      <w:r>
        <w:rPr>
          <w:rFonts w:ascii="Cambria" w:hAnsi="Cambria"/>
          <w:lang w:val="en-US"/>
        </w:rPr>
        <w:t>3.7 Resource Management</w:t>
      </w:r>
      <w:r>
        <w:rPr>
          <w:rFonts w:ascii="Cambria" w:eastAsia="Cambria" w:hAnsi="Cambria" w:cs="Cambria"/>
        </w:rPr>
        <w:br/>
      </w:r>
      <w:r>
        <w:rPr>
          <w:rFonts w:ascii="Cambria" w:hAnsi="Cambria"/>
          <w:lang w:val="en-US"/>
        </w:rPr>
        <w:t>- Access to printable resources, including handouts and monitoring tools.</w:t>
      </w:r>
      <w:r>
        <w:rPr>
          <w:rFonts w:ascii="Cambria" w:eastAsia="Cambria" w:hAnsi="Cambria" w:cs="Cambria"/>
        </w:rPr>
        <w:br/>
      </w:r>
      <w:r>
        <w:rPr>
          <w:rFonts w:ascii="Cambria" w:hAnsi="Cambria"/>
          <w:lang w:val="en-US"/>
        </w:rPr>
        <w:t>- Option to add or modify resources as needed.</w:t>
      </w:r>
    </w:p>
    <w:p w:rsidR="009D0657" w:rsidRDefault="007B3CF6">
      <w:pPr>
        <w:pStyle w:val="Body"/>
        <w:rPr>
          <w:rFonts w:ascii="Cambria" w:eastAsia="Cambria" w:hAnsi="Cambria" w:cs="Cambria"/>
        </w:rPr>
      </w:pPr>
      <w:r>
        <w:rPr>
          <w:rFonts w:ascii="Cambria" w:hAnsi="Cambria"/>
          <w:lang w:val="en-US"/>
        </w:rPr>
        <w:t>3.8 Health Coach and Participant Interaction</w:t>
      </w:r>
      <w:r>
        <w:rPr>
          <w:rFonts w:ascii="Cambria" w:eastAsia="Cambria" w:hAnsi="Cambria" w:cs="Cambria"/>
        </w:rPr>
        <w:br/>
      </w:r>
      <w:r>
        <w:rPr>
          <w:rFonts w:ascii="Cambria" w:hAnsi="Cambria"/>
          <w:lang w:val="en-US"/>
        </w:rPr>
        <w:t>- Health Coaches can monitor participant engagement and send reminders.</w:t>
      </w:r>
      <w:r>
        <w:rPr>
          <w:rFonts w:ascii="Cambria" w:eastAsia="Cambria" w:hAnsi="Cambria" w:cs="Cambria"/>
        </w:rPr>
        <w:br/>
      </w:r>
      <w:r>
        <w:rPr>
          <w:rFonts w:ascii="Cambria" w:hAnsi="Cambria"/>
          <w:lang w:val="en-US"/>
        </w:rPr>
        <w:t>- Integration of bios and credentials for Health Coaches.</w:t>
      </w:r>
    </w:p>
    <w:p w:rsidR="009D0657" w:rsidRDefault="009D0657">
      <w:pPr>
        <w:pStyle w:val="Body"/>
        <w:rPr>
          <w:rFonts w:ascii="Cambria" w:eastAsia="Cambria" w:hAnsi="Cambria" w:cs="Cambria"/>
        </w:rPr>
      </w:pPr>
    </w:p>
    <w:p w:rsidR="009D0657" w:rsidRDefault="007B3CF6">
      <w:pPr>
        <w:pStyle w:val="Heading2"/>
      </w:pPr>
      <w:r>
        <w:t xml:space="preserve">4. </w:t>
      </w:r>
      <w:proofErr w:type="spellStart"/>
      <w:r>
        <w:t>Technology</w:t>
      </w:r>
      <w:proofErr w:type="spellEnd"/>
      <w:r>
        <w:t xml:space="preserve"> </w:t>
      </w:r>
      <w:proofErr w:type="spellStart"/>
      <w:r>
        <w:t>Stack</w:t>
      </w:r>
      <w:proofErr w:type="spellEnd"/>
    </w:p>
    <w:p w:rsidR="009D0657" w:rsidRDefault="007B3CF6">
      <w:pPr>
        <w:pStyle w:val="Body"/>
        <w:rPr>
          <w:rFonts w:ascii="Cambria" w:eastAsia="Cambria" w:hAnsi="Cambria" w:cs="Cambria"/>
        </w:rPr>
      </w:pPr>
      <w:r>
        <w:rPr>
          <w:rFonts w:ascii="Cambria" w:hAnsi="Cambria"/>
          <w:lang w:val="en-US"/>
        </w:rPr>
        <w:t>The following technologies will be used for the development of the mobile application:</w:t>
      </w:r>
    </w:p>
    <w:p w:rsidR="009D0657" w:rsidRDefault="007B3CF6">
      <w:pPr>
        <w:pStyle w:val="Body"/>
        <w:rPr>
          <w:rFonts w:ascii="Cambria" w:eastAsia="Cambria" w:hAnsi="Cambria" w:cs="Cambria"/>
        </w:rPr>
      </w:pPr>
      <w:r>
        <w:rPr>
          <w:rFonts w:ascii="Cambria" w:hAnsi="Cambria"/>
          <w:lang w:val="en-US"/>
        </w:rPr>
        <w:t>- Frontend: Angular, JQuery, CSS3, HTML5 (adapted for mobile platforms).</w:t>
      </w:r>
      <w:r>
        <w:rPr>
          <w:rFonts w:ascii="Cambria" w:eastAsia="Cambria" w:hAnsi="Cambria" w:cs="Cambria"/>
        </w:rPr>
        <w:br/>
      </w:r>
      <w:r>
        <w:rPr>
          <w:rFonts w:ascii="Cambria" w:hAnsi="Cambria"/>
          <w:lang w:val="en-US"/>
        </w:rPr>
        <w:t>- Backend: Java/Spring Framework, REST-based services with JSON responses.</w:t>
      </w:r>
      <w:r>
        <w:rPr>
          <w:rFonts w:ascii="Cambria" w:eastAsia="Cambria" w:hAnsi="Cambria" w:cs="Cambria"/>
        </w:rPr>
        <w:br/>
      </w:r>
      <w:r>
        <w:rPr>
          <w:rFonts w:ascii="Cambria" w:hAnsi="Cambria"/>
          <w:lang w:val="en-US"/>
        </w:rPr>
        <w:t>- Database: MySQL (as part of Amazon RDS).</w:t>
      </w:r>
      <w:r>
        <w:rPr>
          <w:rFonts w:ascii="Cambria" w:eastAsia="Cambria" w:hAnsi="Cambria" w:cs="Cambria"/>
        </w:rPr>
        <w:br/>
      </w:r>
      <w:r>
        <w:rPr>
          <w:rFonts w:ascii="Cambria" w:hAnsi="Cambria"/>
          <w:lang w:val="en-US"/>
        </w:rPr>
        <w:t>- Hosting: Amazon EC2 instances with Tomcat Webserver.</w:t>
      </w:r>
      <w:r>
        <w:rPr>
          <w:rFonts w:ascii="Cambria" w:eastAsia="Cambria" w:hAnsi="Cambria" w:cs="Cambria"/>
        </w:rPr>
        <w:br/>
      </w:r>
      <w:r>
        <w:rPr>
          <w:rFonts w:ascii="Cambria" w:hAnsi="Cambria"/>
          <w:lang w:val="en-US"/>
        </w:rPr>
        <w:t xml:space="preserve">- Security: Role-based security through the Spring framework, </w:t>
      </w:r>
      <w:proofErr w:type="spellStart"/>
      <w:r>
        <w:rPr>
          <w:rFonts w:ascii="Cambria" w:hAnsi="Cambria"/>
          <w:lang w:val="en-US"/>
        </w:rPr>
        <w:t>Startcom</w:t>
      </w:r>
      <w:proofErr w:type="spellEnd"/>
      <w:r>
        <w:rPr>
          <w:rFonts w:ascii="Cambria" w:hAnsi="Cambria"/>
          <w:lang w:val="en-US"/>
        </w:rPr>
        <w:t xml:space="preserve"> SSL, HIPAA compliance features.</w:t>
      </w:r>
      <w:r>
        <w:rPr>
          <w:rFonts w:ascii="Cambria" w:eastAsia="Cambria" w:hAnsi="Cambria" w:cs="Cambria"/>
        </w:rPr>
        <w:br/>
      </w:r>
      <w:r>
        <w:rPr>
          <w:rFonts w:ascii="Cambria" w:hAnsi="Cambria"/>
          <w:lang w:val="en-US"/>
        </w:rPr>
        <w:t>- Mobile Integration: REST services, JSON response, integration with existing Klara app functionalities.</w:t>
      </w:r>
    </w:p>
    <w:p w:rsidR="009D0657" w:rsidRDefault="007B3CF6">
      <w:pPr>
        <w:pStyle w:val="Body"/>
        <w:rPr>
          <w:rFonts w:ascii="Cambria" w:eastAsia="Cambria" w:hAnsi="Cambria" w:cs="Cambria"/>
        </w:rPr>
      </w:pPr>
      <w:r>
        <w:rPr>
          <w:rFonts w:ascii="Cambria" w:hAnsi="Cambria"/>
          <w:lang w:val="en-US"/>
        </w:rPr>
        <w:t>The development of Android tablets and iPads involves specific technologies and platforms tailored to their respective ecosystems:</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lang w:val="fr-FR"/>
        </w:rPr>
        <w:t xml:space="preserve">Android </w:t>
      </w:r>
      <w:proofErr w:type="spellStart"/>
      <w:r>
        <w:rPr>
          <w:rFonts w:ascii="Cambria" w:hAnsi="Cambria"/>
          <w:b/>
          <w:bCs/>
          <w:color w:val="4F81BD"/>
          <w:sz w:val="26"/>
          <w:szCs w:val="26"/>
          <w:u w:color="4F81BD"/>
          <w:lang w:val="fr-FR"/>
        </w:rPr>
        <w:t>Tablets</w:t>
      </w:r>
      <w:proofErr w:type="spellEnd"/>
      <w:r>
        <w:rPr>
          <w:rFonts w:ascii="Cambria" w:hAnsi="Cambria"/>
          <w:b/>
          <w:bCs/>
          <w:color w:val="4F81BD"/>
          <w:sz w:val="26"/>
          <w:szCs w:val="26"/>
          <w:u w:color="4F81BD"/>
          <w:lang w:val="fr-FR"/>
        </w:rPr>
        <w:t>:</w:t>
      </w:r>
    </w:p>
    <w:p w:rsidR="009D0657" w:rsidRDefault="007B3CF6">
      <w:pPr>
        <w:pStyle w:val="Body"/>
        <w:rPr>
          <w:rFonts w:ascii="Cambria" w:eastAsia="Cambria" w:hAnsi="Cambria" w:cs="Cambria"/>
        </w:rPr>
      </w:pPr>
      <w:r>
        <w:rPr>
          <w:rFonts w:ascii="Cambria" w:hAnsi="Cambria"/>
          <w:lang w:val="en-US"/>
        </w:rPr>
        <w:t>Operating System: Android OS, which is based on the Linux kernel.</w:t>
      </w:r>
    </w:p>
    <w:p w:rsidR="009D0657" w:rsidRDefault="007B3CF6">
      <w:pPr>
        <w:pStyle w:val="Body"/>
        <w:rPr>
          <w:rFonts w:ascii="Cambria" w:eastAsia="Cambria" w:hAnsi="Cambria" w:cs="Cambria"/>
        </w:rPr>
      </w:pPr>
      <w:r>
        <w:rPr>
          <w:rFonts w:ascii="Cambria" w:hAnsi="Cambria"/>
          <w:lang w:val="en-US"/>
        </w:rPr>
        <w:t>Programming Languages: Java and Kotlin are primarily used for Android app development.</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lang w:val="en-US"/>
        </w:rPr>
        <w:lastRenderedPageBreak/>
        <w:t>Development Tools:</w:t>
      </w:r>
    </w:p>
    <w:p w:rsidR="009D0657" w:rsidRDefault="007B3CF6">
      <w:pPr>
        <w:pStyle w:val="Body"/>
        <w:rPr>
          <w:rFonts w:ascii="Cambria" w:eastAsia="Cambria" w:hAnsi="Cambria" w:cs="Cambria"/>
        </w:rPr>
      </w:pPr>
      <w:r>
        <w:rPr>
          <w:rFonts w:ascii="Cambria" w:hAnsi="Cambria"/>
          <w:lang w:val="en-US"/>
        </w:rPr>
        <w:t>Android Studio: The official integrated development environment (IDE) for Android development.</w:t>
      </w:r>
    </w:p>
    <w:p w:rsidR="009D0657" w:rsidRDefault="007B3CF6">
      <w:pPr>
        <w:pStyle w:val="Body"/>
        <w:rPr>
          <w:rFonts w:ascii="Cambria" w:eastAsia="Cambria" w:hAnsi="Cambria" w:cs="Cambria"/>
        </w:rPr>
      </w:pPr>
      <w:r>
        <w:rPr>
          <w:rFonts w:ascii="Cambria" w:hAnsi="Cambria"/>
          <w:lang w:val="en-US"/>
        </w:rPr>
        <w:t>Gradle: Build automation tool used in Android Studio.</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lang w:val="en-US"/>
        </w:rPr>
        <w:t>APIs and Frameworks:</w:t>
      </w:r>
    </w:p>
    <w:p w:rsidR="009D0657" w:rsidRDefault="007B3CF6">
      <w:pPr>
        <w:pStyle w:val="Body"/>
        <w:rPr>
          <w:rFonts w:ascii="Cambria" w:eastAsia="Cambria" w:hAnsi="Cambria" w:cs="Cambria"/>
        </w:rPr>
      </w:pPr>
      <w:r>
        <w:rPr>
          <w:rFonts w:ascii="Cambria" w:hAnsi="Cambria"/>
          <w:lang w:val="en-US"/>
        </w:rPr>
        <w:t>Android SDK: Software development kit that provides the necessary tools and APIs to build Android apps.</w:t>
      </w:r>
    </w:p>
    <w:p w:rsidR="009D0657" w:rsidRDefault="007B3CF6">
      <w:pPr>
        <w:pStyle w:val="Body"/>
        <w:rPr>
          <w:rFonts w:ascii="Cambria" w:eastAsia="Cambria" w:hAnsi="Cambria" w:cs="Cambria"/>
        </w:rPr>
      </w:pPr>
      <w:r>
        <w:rPr>
          <w:rFonts w:ascii="Cambria" w:hAnsi="Cambria"/>
          <w:lang w:val="en-US"/>
        </w:rPr>
        <w:t>Jetpack: A set of Android software libraries that help with managing UI components, data persistence, and more.</w:t>
      </w:r>
    </w:p>
    <w:p w:rsidR="009D0657" w:rsidRDefault="007B3CF6">
      <w:pPr>
        <w:pStyle w:val="Body"/>
        <w:rPr>
          <w:rFonts w:ascii="Cambria" w:eastAsia="Cambria" w:hAnsi="Cambria" w:cs="Cambria"/>
        </w:rPr>
      </w:pPr>
      <w:r>
        <w:rPr>
          <w:rFonts w:ascii="Cambria" w:hAnsi="Cambria"/>
          <w:lang w:val="en-US"/>
        </w:rPr>
        <w:t>Firebase: Provides backend services like analytics, database, messaging, and crash reporting.</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lang w:val="da-DK"/>
        </w:rPr>
        <w:t>UI/UX Design:</w:t>
      </w:r>
    </w:p>
    <w:p w:rsidR="009D0657" w:rsidRDefault="007B3CF6">
      <w:pPr>
        <w:pStyle w:val="Body"/>
        <w:rPr>
          <w:rFonts w:ascii="Cambria" w:eastAsia="Cambria" w:hAnsi="Cambria" w:cs="Cambria"/>
        </w:rPr>
      </w:pPr>
      <w:r>
        <w:rPr>
          <w:rFonts w:ascii="Cambria" w:hAnsi="Cambria"/>
          <w:lang w:val="en-US"/>
        </w:rPr>
        <w:t>Material Design: Design language developed by Google that emphasizes grid-based layouts, responsive animations, and transitions.</w:t>
      </w:r>
    </w:p>
    <w:p w:rsidR="009D0657" w:rsidRDefault="007B3CF6">
      <w:pPr>
        <w:pStyle w:val="Body"/>
        <w:rPr>
          <w:rFonts w:ascii="Cambria" w:eastAsia="Cambria" w:hAnsi="Cambria" w:cs="Cambria"/>
        </w:rPr>
      </w:pPr>
      <w:r>
        <w:rPr>
          <w:rFonts w:ascii="Cambria" w:hAnsi="Cambria"/>
          <w:lang w:val="en-US"/>
        </w:rPr>
        <w:t>XML: Used to define UI layouts and elements.</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rPr>
        <w:t>iPads:</w:t>
      </w:r>
    </w:p>
    <w:p w:rsidR="009D0657" w:rsidRDefault="007B3CF6">
      <w:pPr>
        <w:pStyle w:val="Body"/>
        <w:rPr>
          <w:rFonts w:ascii="Cambria" w:eastAsia="Cambria" w:hAnsi="Cambria" w:cs="Cambria"/>
        </w:rPr>
      </w:pPr>
      <w:r>
        <w:rPr>
          <w:rFonts w:ascii="Cambria" w:hAnsi="Cambria"/>
          <w:lang w:val="en-US"/>
        </w:rPr>
        <w:t xml:space="preserve">Operating System: iOS/iPadOS, which is based on Darwin (BSD) and </w:t>
      </w:r>
      <w:proofErr w:type="spellStart"/>
      <w:r>
        <w:rPr>
          <w:rFonts w:ascii="Cambria" w:hAnsi="Cambria"/>
          <w:lang w:val="en-US"/>
        </w:rPr>
        <w:t>NextStep</w:t>
      </w:r>
      <w:proofErr w:type="spellEnd"/>
      <w:r>
        <w:rPr>
          <w:rFonts w:ascii="Cambria" w:hAnsi="Cambria"/>
          <w:lang w:val="en-US"/>
        </w:rPr>
        <w:t xml:space="preserve"> (Unix).</w:t>
      </w:r>
    </w:p>
    <w:p w:rsidR="009D0657" w:rsidRDefault="007B3CF6">
      <w:pPr>
        <w:pStyle w:val="Body"/>
        <w:rPr>
          <w:rFonts w:ascii="Cambria" w:eastAsia="Cambria" w:hAnsi="Cambria" w:cs="Cambria"/>
        </w:rPr>
      </w:pPr>
      <w:r>
        <w:rPr>
          <w:rFonts w:ascii="Cambria" w:hAnsi="Cambria"/>
          <w:lang w:val="en-US"/>
        </w:rPr>
        <w:t>Programming Languages: Swift or Objective-C.</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lang w:val="en-US"/>
        </w:rPr>
        <w:t>Development Tools:</w:t>
      </w:r>
    </w:p>
    <w:p w:rsidR="009D0657" w:rsidRDefault="007B3CF6">
      <w:pPr>
        <w:pStyle w:val="Body"/>
        <w:rPr>
          <w:rFonts w:ascii="Cambria" w:eastAsia="Cambria" w:hAnsi="Cambria" w:cs="Cambria"/>
        </w:rPr>
      </w:pPr>
      <w:r>
        <w:rPr>
          <w:rFonts w:ascii="Cambria" w:hAnsi="Cambria"/>
          <w:lang w:val="en-US"/>
        </w:rPr>
        <w:t>Xcode: The official IDE for iOS/macOS development.</w:t>
      </w:r>
    </w:p>
    <w:p w:rsidR="009D0657" w:rsidRDefault="007B3CF6">
      <w:pPr>
        <w:pStyle w:val="Body"/>
        <w:rPr>
          <w:rFonts w:ascii="Cambria" w:eastAsia="Cambria" w:hAnsi="Cambria" w:cs="Cambria"/>
        </w:rPr>
      </w:pPr>
      <w:r>
        <w:rPr>
          <w:rFonts w:ascii="Cambria" w:hAnsi="Cambria"/>
          <w:lang w:val="en-US"/>
        </w:rPr>
        <w:t>Cocoa Touch: A UI framework for building software programs to run on iOS.</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lang w:val="en-US"/>
        </w:rPr>
        <w:t>APIs and Frameworks:</w:t>
      </w:r>
    </w:p>
    <w:p w:rsidR="009D0657" w:rsidRDefault="007B3CF6">
      <w:pPr>
        <w:pStyle w:val="Body"/>
        <w:rPr>
          <w:rFonts w:ascii="Cambria" w:eastAsia="Cambria" w:hAnsi="Cambria" w:cs="Cambria"/>
        </w:rPr>
      </w:pPr>
      <w:proofErr w:type="spellStart"/>
      <w:r>
        <w:rPr>
          <w:rFonts w:ascii="Cambria" w:hAnsi="Cambria"/>
          <w:lang w:val="en-US"/>
        </w:rPr>
        <w:t>UIKit</w:t>
      </w:r>
      <w:proofErr w:type="spellEnd"/>
      <w:r>
        <w:rPr>
          <w:rFonts w:ascii="Cambria" w:hAnsi="Cambria"/>
          <w:lang w:val="en-US"/>
        </w:rPr>
        <w:t>: Framework for constructing and managing the graphical, event-driven user interface in iOS applications.</w:t>
      </w:r>
    </w:p>
    <w:p w:rsidR="009D0657" w:rsidRDefault="007B3CF6">
      <w:pPr>
        <w:pStyle w:val="Body"/>
        <w:rPr>
          <w:rFonts w:ascii="Cambria" w:eastAsia="Cambria" w:hAnsi="Cambria" w:cs="Cambria"/>
        </w:rPr>
      </w:pPr>
      <w:r>
        <w:rPr>
          <w:rFonts w:ascii="Cambria" w:hAnsi="Cambria"/>
          <w:lang w:val="en-US"/>
        </w:rPr>
        <w:t>Core Data: Framework for managing object graphs and data persistence.</w:t>
      </w:r>
    </w:p>
    <w:p w:rsidR="009D0657" w:rsidRDefault="007B3CF6">
      <w:pPr>
        <w:pStyle w:val="Body"/>
        <w:rPr>
          <w:rFonts w:ascii="Cambria" w:eastAsia="Cambria" w:hAnsi="Cambria" w:cs="Cambria"/>
        </w:rPr>
      </w:pPr>
      <w:proofErr w:type="spellStart"/>
      <w:r>
        <w:rPr>
          <w:rFonts w:ascii="Cambria" w:hAnsi="Cambria"/>
          <w:lang w:val="en-US"/>
        </w:rPr>
        <w:t>CloudKit</w:t>
      </w:r>
      <w:proofErr w:type="spellEnd"/>
      <w:r>
        <w:rPr>
          <w:rFonts w:ascii="Cambria" w:hAnsi="Cambria"/>
          <w:lang w:val="en-US"/>
        </w:rPr>
        <w:t>: Provides cloud storage and syncing capabilities.</w:t>
      </w:r>
    </w:p>
    <w:p w:rsidR="009D0657" w:rsidRDefault="007B3CF6">
      <w:pPr>
        <w:pStyle w:val="Body"/>
        <w:rPr>
          <w:rFonts w:ascii="Cambria" w:eastAsia="Cambria" w:hAnsi="Cambria" w:cs="Cambria"/>
          <w:b/>
          <w:bCs/>
          <w:color w:val="4F81BD"/>
          <w:sz w:val="26"/>
          <w:szCs w:val="26"/>
          <w:u w:color="4F81BD"/>
        </w:rPr>
      </w:pPr>
      <w:r>
        <w:rPr>
          <w:rFonts w:ascii="Cambria" w:hAnsi="Cambria"/>
          <w:b/>
          <w:bCs/>
          <w:color w:val="4F81BD"/>
          <w:sz w:val="26"/>
          <w:szCs w:val="26"/>
          <w:u w:color="4F81BD"/>
          <w:lang w:val="da-DK"/>
        </w:rPr>
        <w:t>UI/UX Design:</w:t>
      </w:r>
    </w:p>
    <w:p w:rsidR="009D0657" w:rsidRDefault="007B3CF6">
      <w:pPr>
        <w:pStyle w:val="Body"/>
        <w:rPr>
          <w:rFonts w:ascii="Cambria" w:eastAsia="Cambria" w:hAnsi="Cambria" w:cs="Cambria"/>
        </w:rPr>
      </w:pPr>
      <w:r>
        <w:rPr>
          <w:rFonts w:ascii="Cambria" w:hAnsi="Cambria"/>
          <w:lang w:val="en-US"/>
        </w:rPr>
        <w:t>Human Interface Guidelines: Apple's design principles that guide the creation of iOS/iPadOS applications.</w:t>
      </w:r>
    </w:p>
    <w:p w:rsidR="009D0657" w:rsidRDefault="007B3CF6">
      <w:pPr>
        <w:pStyle w:val="Body"/>
        <w:rPr>
          <w:rFonts w:ascii="Cambria" w:eastAsia="Cambria" w:hAnsi="Cambria" w:cs="Cambria"/>
        </w:rPr>
      </w:pPr>
      <w:r>
        <w:rPr>
          <w:rFonts w:ascii="Cambria" w:hAnsi="Cambria"/>
          <w:lang w:val="en-US"/>
        </w:rPr>
        <w:lastRenderedPageBreak/>
        <w:t>Storyboard/XIB: Interface Builder tool for designing UI components visually in Xcode.</w:t>
      </w:r>
    </w:p>
    <w:p w:rsidR="009D0657" w:rsidRDefault="007B3CF6">
      <w:pPr>
        <w:pStyle w:val="Body"/>
        <w:rPr>
          <w:rFonts w:ascii="Cambria" w:eastAsia="Cambria" w:hAnsi="Cambria" w:cs="Cambria"/>
        </w:rPr>
      </w:pPr>
      <w:r>
        <w:rPr>
          <w:rFonts w:ascii="Cambria" w:hAnsi="Cambria"/>
          <w:lang w:val="en-US"/>
        </w:rPr>
        <w:t>Both platforms also emphasize secure coding practices and incorporate specific security technologies like encryption, secure boot, and application sandboxing to ensure the safety of users' data and devices. The requirements related to PACT seems to leverage a variety of these technologies for mobile app integration, particularly using REST-based services and JSON for Android and other responsive web technologies, which could be relevant for both Android and iPad platforms</w:t>
      </w:r>
      <w:r>
        <w:rPr>
          <w:rFonts w:ascii="Cambria" w:hAnsi="Cambria"/>
          <w:lang w:val="es-ES_tradnl"/>
        </w:rPr>
        <w:t>​</w:t>
      </w:r>
      <w:r>
        <w:rPr>
          <w:rFonts w:ascii="Cambria" w:hAnsi="Cambria"/>
        </w:rPr>
        <w:t>.</w:t>
      </w:r>
    </w:p>
    <w:p w:rsidR="009D0657" w:rsidRDefault="009D0657">
      <w:pPr>
        <w:pStyle w:val="Body"/>
        <w:rPr>
          <w:rFonts w:ascii="Cambria" w:eastAsia="Cambria" w:hAnsi="Cambria" w:cs="Cambria"/>
        </w:rPr>
      </w:pPr>
    </w:p>
    <w:p w:rsidR="009D0657" w:rsidRDefault="007B3CF6">
      <w:pPr>
        <w:pStyle w:val="Heading2"/>
      </w:pPr>
      <w:r>
        <w:rPr>
          <w:lang w:val="en-US"/>
        </w:rPr>
        <w:t>5. Development Process</w:t>
      </w:r>
    </w:p>
    <w:p w:rsidR="009D0657" w:rsidRDefault="007B3CF6">
      <w:pPr>
        <w:pStyle w:val="Body"/>
        <w:rPr>
          <w:rFonts w:ascii="Cambria" w:eastAsia="Cambria" w:hAnsi="Cambria" w:cs="Cambria"/>
        </w:rPr>
      </w:pPr>
      <w:r>
        <w:rPr>
          <w:rFonts w:ascii="Cambria" w:hAnsi="Cambria"/>
          <w:lang w:val="en-US"/>
        </w:rPr>
        <w:t>5.1 Design Phase</w:t>
      </w:r>
      <w:r>
        <w:rPr>
          <w:rFonts w:ascii="Cambria" w:eastAsia="Cambria" w:hAnsi="Cambria" w:cs="Cambria"/>
        </w:rPr>
        <w:br/>
      </w:r>
      <w:r>
        <w:rPr>
          <w:rFonts w:ascii="Cambria" w:hAnsi="Cambria"/>
          <w:lang w:val="en-US"/>
        </w:rPr>
        <w:t>- Create wireframes and UI/UX designs for the Android and iPad applications.</w:t>
      </w:r>
      <w:r>
        <w:rPr>
          <w:rFonts w:ascii="Cambria" w:eastAsia="Cambria" w:hAnsi="Cambria" w:cs="Cambria"/>
        </w:rPr>
        <w:br/>
      </w:r>
      <w:r>
        <w:rPr>
          <w:rFonts w:ascii="Cambria" w:hAnsi="Cambria"/>
          <w:lang w:val="en-US"/>
        </w:rPr>
        <w:t>- Design review and approval by the client.</w:t>
      </w:r>
    </w:p>
    <w:p w:rsidR="009D0657" w:rsidRDefault="007B3CF6">
      <w:pPr>
        <w:pStyle w:val="Body"/>
        <w:rPr>
          <w:rFonts w:ascii="Cambria" w:eastAsia="Cambria" w:hAnsi="Cambria" w:cs="Cambria"/>
        </w:rPr>
      </w:pPr>
      <w:r>
        <w:rPr>
          <w:rFonts w:ascii="Cambria" w:hAnsi="Cambria"/>
          <w:lang w:val="en-US"/>
        </w:rPr>
        <w:t>5.2 Development Phase</w:t>
      </w:r>
      <w:r>
        <w:rPr>
          <w:rFonts w:ascii="Cambria" w:eastAsia="Cambria" w:hAnsi="Cambria" w:cs="Cambria"/>
        </w:rPr>
        <w:br/>
      </w:r>
      <w:r>
        <w:rPr>
          <w:rFonts w:ascii="Cambria" w:hAnsi="Cambria"/>
          <w:lang w:val="de-DE"/>
        </w:rPr>
        <w:t>- Backend integration.</w:t>
      </w:r>
      <w:r>
        <w:rPr>
          <w:rFonts w:ascii="Cambria" w:eastAsia="Cambria" w:hAnsi="Cambria" w:cs="Cambria"/>
        </w:rPr>
        <w:br/>
      </w:r>
      <w:r>
        <w:rPr>
          <w:rFonts w:ascii="Cambria" w:hAnsi="Cambria"/>
          <w:lang w:val="en-US"/>
        </w:rPr>
        <w:t>- Frontend development and optimization for mobile platforms.</w:t>
      </w:r>
      <w:r>
        <w:rPr>
          <w:rFonts w:ascii="Cambria" w:eastAsia="Cambria" w:hAnsi="Cambria" w:cs="Cambria"/>
        </w:rPr>
        <w:br/>
      </w:r>
      <w:r>
        <w:rPr>
          <w:rFonts w:ascii="Cambria" w:hAnsi="Cambria"/>
          <w:lang w:val="en-US"/>
        </w:rPr>
        <w:t>- Implementation of key features as outlined in the SOW.</w:t>
      </w:r>
    </w:p>
    <w:p w:rsidR="009D0657" w:rsidRDefault="007B3CF6">
      <w:pPr>
        <w:pStyle w:val="Body"/>
        <w:rPr>
          <w:rFonts w:ascii="Cambria" w:eastAsia="Cambria" w:hAnsi="Cambria" w:cs="Cambria"/>
        </w:rPr>
      </w:pPr>
      <w:r>
        <w:rPr>
          <w:rFonts w:ascii="Cambria" w:hAnsi="Cambria"/>
        </w:rPr>
        <w:t>5.3 Testing Phase</w:t>
      </w:r>
      <w:r>
        <w:rPr>
          <w:rFonts w:ascii="Cambria" w:eastAsia="Cambria" w:hAnsi="Cambria" w:cs="Cambria"/>
        </w:rPr>
        <w:br/>
      </w:r>
      <w:r>
        <w:rPr>
          <w:rFonts w:ascii="Cambria" w:hAnsi="Cambria"/>
          <w:lang w:val="en-US"/>
        </w:rPr>
        <w:t>- Conduct thorough testing to ensure all features work seamlessly on both Android Tablets and iPads.</w:t>
      </w:r>
      <w:r>
        <w:rPr>
          <w:rFonts w:ascii="Cambria" w:eastAsia="Cambria" w:hAnsi="Cambria" w:cs="Cambria"/>
        </w:rPr>
        <w:br/>
      </w:r>
      <w:r>
        <w:rPr>
          <w:rFonts w:ascii="Cambria" w:hAnsi="Cambria"/>
          <w:lang w:val="en-US"/>
        </w:rPr>
        <w:t>- Ensure the application meets HIPAA compliance and security standards.</w:t>
      </w:r>
      <w:r>
        <w:rPr>
          <w:rFonts w:ascii="Cambria" w:eastAsia="Cambria" w:hAnsi="Cambria" w:cs="Cambria"/>
        </w:rPr>
        <w:br/>
      </w:r>
      <w:r>
        <w:rPr>
          <w:rFonts w:ascii="Cambria" w:hAnsi="Cambria"/>
          <w:lang w:val="en-US"/>
        </w:rPr>
        <w:t>- User Acceptance Testing (UAT) with feedback incorporation.</w:t>
      </w:r>
    </w:p>
    <w:p w:rsidR="009D0657" w:rsidRDefault="007B3CF6">
      <w:pPr>
        <w:pStyle w:val="Body"/>
        <w:rPr>
          <w:rFonts w:ascii="Cambria" w:eastAsia="Cambria" w:hAnsi="Cambria" w:cs="Cambria"/>
        </w:rPr>
      </w:pPr>
      <w:r>
        <w:rPr>
          <w:rFonts w:ascii="Cambria" w:hAnsi="Cambria"/>
          <w:lang w:val="en-US"/>
        </w:rPr>
        <w:t>5.4 Deployment and Launch</w:t>
      </w:r>
      <w:r>
        <w:rPr>
          <w:rFonts w:ascii="Cambria" w:eastAsia="Cambria" w:hAnsi="Cambria" w:cs="Cambria"/>
        </w:rPr>
        <w:br/>
      </w:r>
      <w:r>
        <w:rPr>
          <w:rFonts w:ascii="Cambria" w:hAnsi="Cambria"/>
          <w:lang w:val="en-US"/>
        </w:rPr>
        <w:t>- Deploy the mobile applications to Google Play Store and Apple App Store.</w:t>
      </w:r>
      <w:r>
        <w:rPr>
          <w:rFonts w:ascii="Cambria" w:eastAsia="Cambria" w:hAnsi="Cambria" w:cs="Cambria"/>
        </w:rPr>
        <w:br/>
      </w:r>
      <w:r>
        <w:rPr>
          <w:rFonts w:ascii="Cambria" w:hAnsi="Cambria"/>
          <w:lang w:val="en-US"/>
        </w:rPr>
        <w:t>- Post-launch support and maintenance.</w:t>
      </w:r>
    </w:p>
    <w:p w:rsidR="009D0657" w:rsidRDefault="007B3CF6">
      <w:pPr>
        <w:pStyle w:val="Body"/>
      </w:pPr>
      <w:r>
        <w:rPr>
          <w:noProof/>
        </w:rPr>
        <w:lastRenderedPageBreak/>
        <w:drawing>
          <wp:inline distT="0" distB="0" distL="0" distR="0">
            <wp:extent cx="5943473" cy="5117458"/>
            <wp:effectExtent l="0" t="0" r="0" b="0"/>
            <wp:docPr id="1073741839" name="officeArt object" descr="Picture 2"/>
            <wp:cNvGraphicFramePr/>
            <a:graphic xmlns:a="http://schemas.openxmlformats.org/drawingml/2006/main">
              <a:graphicData uri="http://schemas.openxmlformats.org/drawingml/2006/picture">
                <pic:pic xmlns:pic="http://schemas.openxmlformats.org/drawingml/2006/picture">
                  <pic:nvPicPr>
                    <pic:cNvPr id="1073741839" name="Picture 2" descr="Picture 2"/>
                    <pic:cNvPicPr>
                      <a:picLocks noChangeAspect="1"/>
                    </pic:cNvPicPr>
                  </pic:nvPicPr>
                  <pic:blipFill>
                    <a:blip r:embed="rId14" cstate="print"/>
                    <a:stretch>
                      <a:fillRect/>
                    </a:stretch>
                  </pic:blipFill>
                  <pic:spPr>
                    <a:xfrm>
                      <a:off x="0" y="0"/>
                      <a:ext cx="5943473" cy="5117458"/>
                    </a:xfrm>
                    <a:prstGeom prst="rect">
                      <a:avLst/>
                    </a:prstGeom>
                    <a:ln w="12700" cap="flat">
                      <a:noFill/>
                      <a:miter lim="400000"/>
                    </a:ln>
                    <a:effectLst/>
                  </pic:spPr>
                </pic:pic>
              </a:graphicData>
            </a:graphic>
          </wp:inline>
        </w:drawing>
      </w:r>
    </w:p>
    <w:p w:rsidR="009D0657" w:rsidRDefault="009D0657">
      <w:pPr>
        <w:pStyle w:val="Body"/>
      </w:pPr>
    </w:p>
    <w:p w:rsidR="009D0657" w:rsidRDefault="007B3CF6">
      <w:pPr>
        <w:pStyle w:val="Body"/>
        <w:spacing w:before="100" w:after="100" w:line="240" w:lineRule="auto"/>
        <w:rPr>
          <w:rFonts w:ascii="Cambria" w:eastAsia="Cambria" w:hAnsi="Cambria" w:cs="Cambria"/>
        </w:rPr>
      </w:pPr>
      <w:r>
        <w:rPr>
          <w:rFonts w:ascii="Cambria" w:hAnsi="Cambria"/>
          <w:lang w:val="en-US"/>
        </w:rPr>
        <w:t>Here are the bar charts representing the data from the document:</w:t>
      </w:r>
    </w:p>
    <w:p w:rsidR="009D0657" w:rsidRDefault="007B3CF6">
      <w:pPr>
        <w:pStyle w:val="Body"/>
        <w:numPr>
          <w:ilvl w:val="0"/>
          <w:numId w:val="16"/>
        </w:numPr>
        <w:spacing w:before="100" w:after="100" w:line="240" w:lineRule="auto"/>
        <w:rPr>
          <w:rFonts w:ascii="Cambria" w:hAnsi="Cambria"/>
          <w:lang w:val="en-US"/>
        </w:rPr>
      </w:pPr>
      <w:r>
        <w:rPr>
          <w:rFonts w:ascii="Cambria" w:hAnsi="Cambria"/>
          <w:b/>
          <w:bCs/>
          <w:lang w:val="en-US"/>
        </w:rPr>
        <w:t>Feature Distribution by Importance</w:t>
      </w:r>
      <w:r>
        <w:rPr>
          <w:rFonts w:ascii="Cambria" w:hAnsi="Cambria"/>
          <w:lang w:val="en-US"/>
        </w:rPr>
        <w:t>: This chart shows the relative importance of each feature in the application.</w:t>
      </w:r>
    </w:p>
    <w:p w:rsidR="009D0657" w:rsidRDefault="007B3CF6">
      <w:pPr>
        <w:pStyle w:val="Body"/>
        <w:numPr>
          <w:ilvl w:val="0"/>
          <w:numId w:val="16"/>
        </w:numPr>
        <w:spacing w:before="100" w:after="100" w:line="240" w:lineRule="auto"/>
        <w:rPr>
          <w:rFonts w:ascii="Cambria" w:hAnsi="Cambria"/>
          <w:lang w:val="en-US"/>
        </w:rPr>
      </w:pPr>
      <w:r>
        <w:rPr>
          <w:rFonts w:ascii="Cambria" w:hAnsi="Cambria"/>
          <w:b/>
          <w:bCs/>
          <w:lang w:val="en-US"/>
        </w:rPr>
        <w:t>Development Phases Duration</w:t>
      </w:r>
      <w:r>
        <w:rPr>
          <w:rFonts w:ascii="Cambria" w:hAnsi="Cambria"/>
          <w:lang w:val="en-US"/>
        </w:rPr>
        <w:t>: This chart illustrates the duration (in weeks) allocated to each phase of the development process.</w:t>
      </w:r>
    </w:p>
    <w:p w:rsidR="009D0657" w:rsidRDefault="007B3CF6">
      <w:pPr>
        <w:pStyle w:val="Body"/>
        <w:numPr>
          <w:ilvl w:val="0"/>
          <w:numId w:val="16"/>
        </w:numPr>
        <w:spacing w:before="100" w:after="100" w:line="240" w:lineRule="auto"/>
        <w:rPr>
          <w:rFonts w:ascii="Cambria" w:hAnsi="Cambria"/>
          <w:lang w:val="en-US"/>
        </w:rPr>
      </w:pPr>
      <w:r>
        <w:rPr>
          <w:rFonts w:ascii="Cambria" w:hAnsi="Cambria"/>
          <w:b/>
          <w:bCs/>
          <w:lang w:val="en-US"/>
        </w:rPr>
        <w:t>Technology Usage in Development</w:t>
      </w:r>
      <w:r>
        <w:rPr>
          <w:rFonts w:ascii="Cambria" w:hAnsi="Cambria"/>
          <w:lang w:val="en-US"/>
        </w:rPr>
        <w:t>: This chart displays the number of technologies used in different categories (Frontend, Backend, etc.).</w:t>
      </w:r>
    </w:p>
    <w:p w:rsidR="009D0657" w:rsidRDefault="009D0657">
      <w:pPr>
        <w:pStyle w:val="Body"/>
      </w:pPr>
    </w:p>
    <w:p w:rsidR="009D0657" w:rsidRDefault="009D0657">
      <w:pPr>
        <w:pStyle w:val="Body"/>
      </w:pPr>
    </w:p>
    <w:p w:rsidR="009D0657" w:rsidRDefault="007B3CF6">
      <w:pPr>
        <w:pStyle w:val="Heading2"/>
      </w:pPr>
      <w:r>
        <w:t>6. Timeline</w:t>
      </w:r>
    </w:p>
    <w:p w:rsidR="009D0657" w:rsidRDefault="007B3CF6">
      <w:pPr>
        <w:pStyle w:val="Body"/>
        <w:rPr>
          <w:rFonts w:ascii="Cambria" w:eastAsia="Cambria" w:hAnsi="Cambria" w:cs="Cambria"/>
        </w:rPr>
      </w:pPr>
      <w:r>
        <w:rPr>
          <w:rFonts w:ascii="Cambria" w:hAnsi="Cambria"/>
          <w:lang w:val="en-US"/>
        </w:rPr>
        <w:t>The project will be completed within 8-10 weeks, with key milestones as follows:</w:t>
      </w:r>
      <w:r>
        <w:rPr>
          <w:rFonts w:ascii="Cambria" w:eastAsia="Cambria" w:hAnsi="Cambria" w:cs="Cambria"/>
        </w:rPr>
        <w:br/>
      </w:r>
      <w:r>
        <w:rPr>
          <w:rFonts w:ascii="Cambria" w:hAnsi="Cambria"/>
          <w:lang w:val="en-US"/>
        </w:rPr>
        <w:t>- Design Phase: 1-2 weeks</w:t>
      </w:r>
      <w:r>
        <w:rPr>
          <w:rFonts w:ascii="Cambria" w:eastAsia="Cambria" w:hAnsi="Cambria" w:cs="Cambria"/>
        </w:rPr>
        <w:br/>
      </w:r>
      <w:r>
        <w:rPr>
          <w:rFonts w:ascii="Cambria" w:hAnsi="Cambria"/>
          <w:lang w:val="en-US"/>
        </w:rPr>
        <w:lastRenderedPageBreak/>
        <w:t>- Development Phase: 4-6 weeks</w:t>
      </w:r>
      <w:r>
        <w:rPr>
          <w:rFonts w:ascii="Cambria" w:eastAsia="Cambria" w:hAnsi="Cambria" w:cs="Cambria"/>
        </w:rPr>
        <w:br/>
      </w:r>
      <w:r>
        <w:rPr>
          <w:rFonts w:ascii="Cambria" w:hAnsi="Cambria"/>
          <w:lang w:val="en-US"/>
        </w:rPr>
        <w:t>- Testing Phase: 1 week</w:t>
      </w:r>
      <w:r>
        <w:rPr>
          <w:rFonts w:ascii="Cambria" w:eastAsia="Cambria" w:hAnsi="Cambria" w:cs="Cambria"/>
        </w:rPr>
        <w:br/>
      </w:r>
      <w:r>
        <w:rPr>
          <w:rFonts w:ascii="Cambria" w:hAnsi="Cambria"/>
          <w:lang w:val="en-US"/>
        </w:rPr>
        <w:t>- Deployment: 2 weeks</w:t>
      </w:r>
    </w:p>
    <w:p w:rsidR="009D0657" w:rsidRDefault="007B3CF6">
      <w:pPr>
        <w:pStyle w:val="Heading2"/>
      </w:pPr>
      <w:r>
        <w:rPr>
          <w:lang w:val="en-US"/>
        </w:rPr>
        <w:t>7. Deliverables</w:t>
      </w:r>
    </w:p>
    <w:p w:rsidR="009D0657" w:rsidRDefault="007B3CF6">
      <w:pPr>
        <w:pStyle w:val="Body"/>
        <w:rPr>
          <w:rFonts w:ascii="Cambria" w:eastAsia="Cambria" w:hAnsi="Cambria" w:cs="Cambria"/>
        </w:rPr>
      </w:pPr>
      <w:r>
        <w:rPr>
          <w:rFonts w:ascii="Cambria" w:hAnsi="Cambria"/>
          <w:lang w:val="en-US"/>
        </w:rPr>
        <w:t>- Fully functional Android Tablet and iPad applications.</w:t>
      </w:r>
      <w:r>
        <w:rPr>
          <w:rFonts w:ascii="Cambria" w:eastAsia="Cambria" w:hAnsi="Cambria" w:cs="Cambria"/>
        </w:rPr>
        <w:br/>
      </w:r>
      <w:r>
        <w:rPr>
          <w:rFonts w:ascii="Cambria" w:hAnsi="Cambria"/>
          <w:lang w:val="en-US"/>
        </w:rPr>
        <w:t>- Source code and documentation.</w:t>
      </w:r>
      <w:r>
        <w:rPr>
          <w:rFonts w:ascii="Cambria" w:eastAsia="Cambria" w:hAnsi="Cambria" w:cs="Cambria"/>
        </w:rPr>
        <w:br/>
      </w:r>
      <w:r>
        <w:rPr>
          <w:rFonts w:ascii="Cambria" w:hAnsi="Cambria"/>
          <w:lang w:val="en-US"/>
        </w:rPr>
        <w:t>- User manuals and training sessions.</w:t>
      </w:r>
      <w:r>
        <w:rPr>
          <w:rFonts w:ascii="Cambria" w:eastAsia="Cambria" w:hAnsi="Cambria" w:cs="Cambria"/>
        </w:rPr>
        <w:br/>
      </w:r>
      <w:r>
        <w:rPr>
          <w:rFonts w:ascii="Cambria" w:hAnsi="Cambria"/>
          <w:lang w:val="en-US"/>
        </w:rPr>
        <w:t>- Post-launch maintenance and support.</w:t>
      </w:r>
    </w:p>
    <w:p w:rsidR="009D0657" w:rsidRDefault="007B3CF6">
      <w:pPr>
        <w:pStyle w:val="Heading2"/>
      </w:pPr>
      <w:r>
        <w:rPr>
          <w:lang w:val="en-US"/>
        </w:rPr>
        <w:t>8. Assumptions and Dependencies</w:t>
      </w:r>
    </w:p>
    <w:p w:rsidR="009D0657" w:rsidRDefault="007B3CF6">
      <w:pPr>
        <w:pStyle w:val="Body"/>
        <w:rPr>
          <w:rFonts w:ascii="Cambria" w:eastAsia="Cambria" w:hAnsi="Cambria" w:cs="Cambria"/>
        </w:rPr>
      </w:pPr>
      <w:r>
        <w:rPr>
          <w:rFonts w:ascii="Cambria" w:hAnsi="Cambria"/>
          <w:lang w:val="en-US"/>
        </w:rPr>
        <w:t>- The existing web platform functionalities and backend services are stable and accessible.</w:t>
      </w:r>
      <w:r>
        <w:rPr>
          <w:rFonts w:ascii="Cambria" w:eastAsia="Cambria" w:hAnsi="Cambria" w:cs="Cambria"/>
        </w:rPr>
        <w:br/>
      </w:r>
      <w:r>
        <w:rPr>
          <w:rFonts w:ascii="Cambria" w:hAnsi="Cambria"/>
          <w:lang w:val="en-US"/>
        </w:rPr>
        <w:t>- Timely feedback and approval from the client at key milestones.</w:t>
      </w:r>
      <w:r>
        <w:rPr>
          <w:rFonts w:ascii="Cambria" w:eastAsia="Cambria" w:hAnsi="Cambria" w:cs="Cambria"/>
        </w:rPr>
        <w:br/>
      </w:r>
      <w:r>
        <w:rPr>
          <w:rFonts w:ascii="Cambria" w:hAnsi="Cambria"/>
          <w:lang w:val="en-US"/>
        </w:rPr>
        <w:t>- Availability of all required resources, including content for the lessons and assessments.</w:t>
      </w:r>
    </w:p>
    <w:p w:rsidR="009D0657" w:rsidRDefault="007B3CF6">
      <w:pPr>
        <w:pStyle w:val="Heading2"/>
      </w:pPr>
      <w:r>
        <w:rPr>
          <w:lang w:val="en-US"/>
        </w:rPr>
        <w:t>9. Terms and Conditions</w:t>
      </w:r>
    </w:p>
    <w:p w:rsidR="009D0657" w:rsidRDefault="007B3CF6">
      <w:pPr>
        <w:pStyle w:val="Body"/>
        <w:rPr>
          <w:rFonts w:ascii="Cambria" w:eastAsia="Cambria" w:hAnsi="Cambria" w:cs="Cambria"/>
        </w:rPr>
      </w:pPr>
      <w:r>
        <w:rPr>
          <w:rFonts w:ascii="Cambria" w:hAnsi="Cambria"/>
          <w:lang w:val="en-US"/>
        </w:rPr>
        <w:t>- Any changes in the scope of work may result in additional costs and timeline adjustments.</w:t>
      </w:r>
      <w:r>
        <w:rPr>
          <w:rFonts w:ascii="Cambria" w:eastAsia="Cambria" w:hAnsi="Cambria" w:cs="Cambria"/>
        </w:rPr>
        <w:br/>
      </w:r>
      <w:r>
        <w:rPr>
          <w:rFonts w:ascii="Cambria" w:hAnsi="Cambria"/>
          <w:lang w:val="en-US"/>
        </w:rPr>
        <w:t>- Regular progress updates will be provided to ensure alignment with project goals.</w:t>
      </w:r>
      <w:r>
        <w:rPr>
          <w:rFonts w:ascii="Cambria" w:eastAsia="Cambria" w:hAnsi="Cambria" w:cs="Cambria"/>
        </w:rPr>
        <w:br/>
      </w:r>
      <w:r>
        <w:rPr>
          <w:rFonts w:ascii="Cambria" w:hAnsi="Cambria"/>
          <w:lang w:val="en-US"/>
        </w:rPr>
        <w:t>- Confidentiality and data security measures will be strictly adhered to as per HIPAA guidelines.</w:t>
      </w:r>
    </w:p>
    <w:p w:rsidR="009D0657" w:rsidRDefault="007B3CF6">
      <w:pPr>
        <w:pStyle w:val="Heading2"/>
      </w:pPr>
      <w:r>
        <w:rPr>
          <w:lang w:val="en-US"/>
        </w:rPr>
        <w:t>Evaluation</w:t>
      </w:r>
    </w:p>
    <w:p w:rsidR="009D0657" w:rsidRDefault="007B3CF6">
      <w:pPr>
        <w:pStyle w:val="Body"/>
        <w:rPr>
          <w:rFonts w:ascii="Cambria" w:eastAsia="Cambria" w:hAnsi="Cambria" w:cs="Cambria"/>
        </w:rPr>
      </w:pPr>
      <w:r>
        <w:rPr>
          <w:rFonts w:ascii="Cambria" w:hAnsi="Cambria"/>
          <w:lang w:val="en-US"/>
        </w:rPr>
        <w:t>An evaluation of the performance and functionality of the Android Tablet and iPad application will be conducted based on the following criteria:</w:t>
      </w:r>
    </w:p>
    <w:p w:rsidR="009D0657" w:rsidRDefault="007B3CF6">
      <w:pPr>
        <w:pStyle w:val="Body"/>
        <w:rPr>
          <w:rFonts w:ascii="Cambria" w:eastAsia="Cambria" w:hAnsi="Cambria" w:cs="Cambria"/>
        </w:rPr>
      </w:pPr>
      <w:r>
        <w:rPr>
          <w:rFonts w:ascii="Cambria" w:hAnsi="Cambria"/>
          <w:lang w:val="en-US"/>
        </w:rPr>
        <w:t>1. **User Interface and Experience: ** Ease of use, intuitiveness, and visual appeal.</w:t>
      </w:r>
      <w:r>
        <w:rPr>
          <w:rFonts w:ascii="Cambria" w:eastAsia="Cambria" w:hAnsi="Cambria" w:cs="Cambria"/>
        </w:rPr>
        <w:br/>
      </w:r>
      <w:r>
        <w:rPr>
          <w:rFonts w:ascii="Cambria" w:hAnsi="Cambria"/>
          <w:lang w:val="en-US"/>
        </w:rPr>
        <w:t>2. **Functionality: ** all key features as outlined in the SOW must be fully functional.</w:t>
      </w:r>
      <w:r>
        <w:rPr>
          <w:rFonts w:ascii="Cambria" w:eastAsia="Cambria" w:hAnsi="Cambria" w:cs="Cambria"/>
        </w:rPr>
        <w:br/>
      </w:r>
      <w:r>
        <w:rPr>
          <w:rFonts w:ascii="Cambria" w:hAnsi="Cambria"/>
          <w:lang w:val="en-US"/>
        </w:rPr>
        <w:t>3. **Performance: ** Application responsiveness and load times.</w:t>
      </w:r>
      <w:r>
        <w:rPr>
          <w:rFonts w:ascii="Cambria" w:eastAsia="Cambria" w:hAnsi="Cambria" w:cs="Cambria"/>
        </w:rPr>
        <w:br/>
      </w:r>
      <w:r>
        <w:rPr>
          <w:rFonts w:ascii="Cambria" w:hAnsi="Cambria"/>
          <w:lang w:val="en-US"/>
        </w:rPr>
        <w:t>4. **Security: ** Adherence to HIPAA compliance and data protection measures.</w:t>
      </w:r>
      <w:r>
        <w:rPr>
          <w:rFonts w:ascii="Cambria" w:eastAsia="Cambria" w:hAnsi="Cambria" w:cs="Cambria"/>
        </w:rPr>
        <w:br/>
      </w:r>
      <w:r>
        <w:rPr>
          <w:rFonts w:ascii="Cambria" w:hAnsi="Cambria"/>
          <w:lang w:val="en-US"/>
        </w:rPr>
        <w:t>5. **Stability: ** Absence of bugs and crashes during testing and initial use.</w:t>
      </w:r>
      <w:r>
        <w:rPr>
          <w:rFonts w:ascii="Cambria" w:eastAsia="Cambria" w:hAnsi="Cambria" w:cs="Cambria"/>
        </w:rPr>
        <w:br/>
      </w:r>
      <w:r>
        <w:rPr>
          <w:rFonts w:ascii="Cambria" w:hAnsi="Cambria"/>
          <w:lang w:val="en-US"/>
        </w:rPr>
        <w:t>6. **Client Satisfaction: ** Feedback from the client regarding the application</w:t>
      </w:r>
      <w:r>
        <w:rPr>
          <w:rFonts w:ascii="Cambria" w:hAnsi="Cambria"/>
          <w:rtl/>
        </w:rPr>
        <w:t>’</w:t>
      </w:r>
      <w:r>
        <w:rPr>
          <w:rFonts w:ascii="Cambria" w:hAnsi="Cambria"/>
          <w:lang w:val="en-US"/>
        </w:rPr>
        <w:t>s alignment with the initial objectives.</w:t>
      </w:r>
    </w:p>
    <w:p w:rsidR="009D0657" w:rsidRDefault="007B3CF6">
      <w:pPr>
        <w:pStyle w:val="Heading2"/>
      </w:pPr>
      <w:r>
        <w:rPr>
          <w:lang w:val="en-US"/>
        </w:rPr>
        <w:t>Evaluation Metrics</w:t>
      </w:r>
    </w:p>
    <w:p w:rsidR="009D0657" w:rsidRDefault="007B3CF6">
      <w:pPr>
        <w:pStyle w:val="Body"/>
        <w:rPr>
          <w:rFonts w:ascii="Cambria" w:eastAsia="Cambria" w:hAnsi="Cambria" w:cs="Cambria"/>
        </w:rPr>
      </w:pPr>
      <w:r>
        <w:rPr>
          <w:rFonts w:ascii="Cambria" w:hAnsi="Cambria"/>
          <w:lang w:val="en-US"/>
        </w:rPr>
        <w:t>- **User Feedback: ** Collect feedback from beta testers and the client.</w:t>
      </w:r>
      <w:r>
        <w:rPr>
          <w:rFonts w:ascii="Cambria" w:eastAsia="Cambria" w:hAnsi="Cambria" w:cs="Cambria"/>
        </w:rPr>
        <w:br/>
      </w:r>
      <w:r>
        <w:rPr>
          <w:rFonts w:ascii="Cambria" w:hAnsi="Cambria"/>
          <w:lang w:val="en-US"/>
        </w:rPr>
        <w:t>- **Performance Testing: ** Conduct load and stress tests to evaluate the application</w:t>
      </w:r>
      <w:r>
        <w:rPr>
          <w:rFonts w:ascii="Cambria" w:hAnsi="Cambria"/>
          <w:rtl/>
        </w:rPr>
        <w:t>’</w:t>
      </w:r>
      <w:r>
        <w:rPr>
          <w:rFonts w:ascii="Cambria" w:hAnsi="Cambria"/>
          <w:lang w:val="en-US"/>
        </w:rPr>
        <w:t>s performance under different conditions.</w:t>
      </w:r>
      <w:r>
        <w:rPr>
          <w:rFonts w:ascii="Cambria" w:eastAsia="Cambria" w:hAnsi="Cambria" w:cs="Cambria"/>
        </w:rPr>
        <w:br/>
      </w:r>
      <w:r>
        <w:rPr>
          <w:rFonts w:ascii="Cambria" w:hAnsi="Cambria"/>
          <w:lang w:val="en-US"/>
        </w:rPr>
        <w:t>- **Security Audit: ** Perform a security audit to ensure compliance with HIPAA standards.</w:t>
      </w:r>
      <w:r>
        <w:rPr>
          <w:rFonts w:ascii="Cambria" w:eastAsia="Cambria" w:hAnsi="Cambria" w:cs="Cambria"/>
        </w:rPr>
        <w:br/>
      </w:r>
      <w:r>
        <w:rPr>
          <w:rFonts w:ascii="Cambria" w:hAnsi="Cambria"/>
          <w:lang w:val="en-US"/>
        </w:rPr>
        <w:t>- **Bug Tracking: ** Monitor and resolve any issues reported during testing.</w:t>
      </w:r>
    </w:p>
    <w:p w:rsidR="009D0657" w:rsidRDefault="009D0657">
      <w:pPr>
        <w:pStyle w:val="Body"/>
      </w:pPr>
    </w:p>
    <w:p w:rsidR="009D0657" w:rsidRDefault="009D0657">
      <w:pPr>
        <w:pStyle w:val="Body"/>
      </w:pPr>
    </w:p>
    <w:p w:rsidR="009D0657" w:rsidRDefault="007B3CF6">
      <w:pPr>
        <w:pStyle w:val="Body"/>
      </w:pPr>
      <w:r>
        <w:rPr>
          <w:noProof/>
        </w:rPr>
        <w:lastRenderedPageBreak/>
        <w:drawing>
          <wp:inline distT="0" distB="0" distL="0" distR="0">
            <wp:extent cx="5943600" cy="4140835"/>
            <wp:effectExtent l="0" t="0" r="0" b="0"/>
            <wp:docPr id="1073741840" name="officeArt object" descr="Picture 6"/>
            <wp:cNvGraphicFramePr/>
            <a:graphic xmlns:a="http://schemas.openxmlformats.org/drawingml/2006/main">
              <a:graphicData uri="http://schemas.openxmlformats.org/drawingml/2006/picture">
                <pic:pic xmlns:pic="http://schemas.openxmlformats.org/drawingml/2006/picture">
                  <pic:nvPicPr>
                    <pic:cNvPr id="1073741840" name="Picture 6" descr="Picture 6"/>
                    <pic:cNvPicPr>
                      <a:picLocks noChangeAspect="1"/>
                    </pic:cNvPicPr>
                  </pic:nvPicPr>
                  <pic:blipFill>
                    <a:blip r:embed="rId15" cstate="print"/>
                    <a:stretch>
                      <a:fillRect/>
                    </a:stretch>
                  </pic:blipFill>
                  <pic:spPr>
                    <a:xfrm>
                      <a:off x="0" y="0"/>
                      <a:ext cx="5943600" cy="4140835"/>
                    </a:xfrm>
                    <a:prstGeom prst="rect">
                      <a:avLst/>
                    </a:prstGeom>
                    <a:ln w="12700" cap="flat">
                      <a:noFill/>
                      <a:miter lim="400000"/>
                    </a:ln>
                    <a:effectLst/>
                  </pic:spPr>
                </pic:pic>
              </a:graphicData>
            </a:graphic>
          </wp:inline>
        </w:drawing>
      </w:r>
    </w:p>
    <w:p w:rsidR="009D0657" w:rsidRDefault="007B3CF6">
      <w:pPr>
        <w:pStyle w:val="Body"/>
        <w:spacing w:before="100" w:after="100" w:line="240" w:lineRule="auto"/>
        <w:rPr>
          <w:rFonts w:ascii="Cambria" w:eastAsia="Cambria" w:hAnsi="Cambria" w:cs="Cambria"/>
        </w:rPr>
      </w:pPr>
      <w:r>
        <w:rPr>
          <w:rFonts w:ascii="Cambria" w:hAnsi="Cambria"/>
          <w:lang w:val="en-US"/>
        </w:rPr>
        <w:t xml:space="preserve">Here is the combined pie chart that represents the </w:t>
      </w:r>
      <w:r>
        <w:rPr>
          <w:rFonts w:ascii="Cambria" w:hAnsi="Cambria"/>
          <w:b/>
          <w:bCs/>
          <w:lang w:val="en-US"/>
        </w:rPr>
        <w:t>Feature Breakdown</w:t>
      </w:r>
      <w:r>
        <w:rPr>
          <w:rFonts w:ascii="Cambria" w:hAnsi="Cambria"/>
          <w:lang w:val="en-US"/>
        </w:rPr>
        <w:t xml:space="preserve">, </w:t>
      </w:r>
      <w:r>
        <w:rPr>
          <w:rFonts w:ascii="Cambria" w:hAnsi="Cambria"/>
          <w:b/>
          <w:bCs/>
          <w:lang w:val="en-US"/>
        </w:rPr>
        <w:t>Resource Allocation</w:t>
      </w:r>
      <w:r>
        <w:rPr>
          <w:rFonts w:ascii="Cambria" w:hAnsi="Cambria"/>
          <w:lang w:val="en-US"/>
        </w:rPr>
        <w:t xml:space="preserve">, and </w:t>
      </w:r>
      <w:r>
        <w:rPr>
          <w:rFonts w:ascii="Cambria" w:hAnsi="Cambria"/>
          <w:b/>
          <w:bCs/>
          <w:lang w:val="en-US"/>
        </w:rPr>
        <w:t>Evaluation Criteria Weighting</w:t>
      </w:r>
      <w:r>
        <w:rPr>
          <w:rFonts w:ascii="Cambria" w:hAnsi="Cambria"/>
          <w:lang w:val="en-US"/>
        </w:rPr>
        <w:t xml:space="preserve"> all in one chart. Each section is labelled according to its category (Feature, Resource, or Evaluation) to provide a comprehensive view of how different aspects of the project are distributed.</w:t>
      </w:r>
    </w:p>
    <w:p w:rsidR="009D0657" w:rsidRDefault="007B3CF6">
      <w:pPr>
        <w:pStyle w:val="Body"/>
        <w:spacing w:before="100" w:after="100" w:line="240" w:lineRule="auto"/>
        <w:rPr>
          <w:del w:id="73" w:author="JF" w:date="2024-09-26T09:19:00Z"/>
          <w:rFonts w:ascii="Cambria" w:eastAsia="Cambria" w:hAnsi="Cambria" w:cs="Cambria"/>
        </w:rPr>
      </w:pPr>
      <w:r>
        <w:rPr>
          <w:rFonts w:ascii="Cambria" w:hAnsi="Cambria"/>
          <w:lang w:val="en-US"/>
        </w:rPr>
        <w:t>This chart can help in visualizing the overall balance and focus areas of the project.</w:t>
      </w:r>
    </w:p>
    <w:p w:rsidR="009D0657" w:rsidRDefault="009D0657">
      <w:pPr>
        <w:pStyle w:val="Body"/>
      </w:pPr>
    </w:p>
    <w:p w:rsidR="009D0657" w:rsidRDefault="007B3CF6">
      <w:pPr>
        <w:pStyle w:val="Body"/>
        <w:spacing w:after="0" w:line="240" w:lineRule="auto"/>
        <w:rPr>
          <w:rFonts w:ascii="Cambria" w:eastAsia="Cambria" w:hAnsi="Cambria" w:cs="Cambria"/>
        </w:rPr>
      </w:pPr>
      <w:r>
        <w:rPr>
          <w:rFonts w:ascii="Cambria" w:hAnsi="Cambria"/>
          <w:b/>
          <w:bCs/>
          <w:color w:val="4F81BD"/>
          <w:sz w:val="26"/>
          <w:szCs w:val="26"/>
          <w:u w:color="4F81BD"/>
          <w:lang w:val="en-US"/>
        </w:rPr>
        <w:t>Key specifications for the prevention program:</w:t>
      </w:r>
      <w:r>
        <w:rPr>
          <w:rFonts w:ascii="Cambria" w:eastAsia="Cambria" w:hAnsi="Cambria" w:cs="Cambria"/>
          <w:color w:val="073763"/>
          <w:u w:color="073763"/>
        </w:rPr>
        <w:br/>
      </w:r>
      <w:r>
        <w:rPr>
          <w:rFonts w:ascii="Cambria" w:eastAsia="Cambria" w:hAnsi="Cambria" w:cs="Cambria"/>
          <w:color w:val="073763"/>
          <w:u w:color="073763"/>
        </w:rPr>
        <w:br/>
      </w:r>
      <w:r>
        <w:rPr>
          <w:rFonts w:ascii="Cambria" w:hAnsi="Cambria"/>
          <w:b/>
          <w:bCs/>
          <w:shd w:val="clear" w:color="auto" w:fill="FFFFFF"/>
          <w:lang w:val="en-US"/>
        </w:rPr>
        <w:t>Web and Mobile Platform Access Levels:</w:t>
      </w:r>
    </w:p>
    <w:p w:rsidR="009D0657" w:rsidRDefault="007B3CF6">
      <w:pPr>
        <w:pStyle w:val="Body"/>
        <w:numPr>
          <w:ilvl w:val="0"/>
          <w:numId w:val="18"/>
        </w:numPr>
        <w:shd w:val="clear" w:color="auto" w:fill="FFFFFF"/>
        <w:spacing w:before="100" w:after="100" w:line="240" w:lineRule="auto"/>
        <w:rPr>
          <w:rFonts w:ascii="Cambria" w:hAnsi="Cambria"/>
          <w:lang w:val="en-US"/>
        </w:rPr>
      </w:pPr>
      <w:r>
        <w:rPr>
          <w:rFonts w:ascii="Cambria" w:hAnsi="Cambria"/>
          <w:lang w:val="en-US"/>
        </w:rPr>
        <w:t>SRS Admin: Administers the entire platform.</w:t>
      </w:r>
    </w:p>
    <w:p w:rsidR="009D0657" w:rsidRDefault="007B3CF6">
      <w:pPr>
        <w:pStyle w:val="Body"/>
        <w:numPr>
          <w:ilvl w:val="0"/>
          <w:numId w:val="18"/>
        </w:numPr>
        <w:shd w:val="clear" w:color="auto" w:fill="FFFFFF"/>
        <w:spacing w:before="100" w:after="100" w:line="240" w:lineRule="auto"/>
        <w:rPr>
          <w:rFonts w:ascii="Cambria" w:hAnsi="Cambria"/>
          <w:lang w:val="en-US"/>
        </w:rPr>
      </w:pPr>
      <w:r>
        <w:rPr>
          <w:rFonts w:ascii="Cambria" w:hAnsi="Cambria"/>
          <w:lang w:val="en-US"/>
        </w:rPr>
        <w:t>Clinics with Providers: Can enroll and manage patients.</w:t>
      </w:r>
    </w:p>
    <w:p w:rsidR="009D0657" w:rsidRDefault="007B3CF6">
      <w:pPr>
        <w:pStyle w:val="Body"/>
        <w:numPr>
          <w:ilvl w:val="0"/>
          <w:numId w:val="18"/>
        </w:numPr>
        <w:shd w:val="clear" w:color="auto" w:fill="FFFFFF"/>
        <w:spacing w:before="100" w:after="100" w:line="240" w:lineRule="auto"/>
        <w:rPr>
          <w:rFonts w:ascii="Cambria" w:hAnsi="Cambria"/>
          <w:lang w:val="en-US"/>
        </w:rPr>
      </w:pPr>
      <w:r>
        <w:rPr>
          <w:rFonts w:ascii="Cambria" w:hAnsi="Cambria"/>
          <w:lang w:val="en-US"/>
        </w:rPr>
        <w:t>Patients: Access the program's assessments and resources</w:t>
      </w:r>
      <w:ins w:id="74" w:author="JF" w:date="2024-09-26T09:18:00Z">
        <w:r>
          <w:rPr>
            <w:rFonts w:ascii="Cambria" w:hAnsi="Cambria"/>
            <w:lang w:val="en-US"/>
          </w:rPr>
          <w:t xml:space="preserve"> and bill through the website.</w:t>
        </w:r>
      </w:ins>
      <w:del w:id="75" w:author="JF" w:date="2024-09-26T09:18:00Z">
        <w:r>
          <w:rPr>
            <w:rFonts w:ascii="Cambria" w:hAnsi="Cambria"/>
          </w:rPr>
          <w:delText>.</w:delText>
        </w:r>
      </w:del>
    </w:p>
    <w:p w:rsidR="009D0657" w:rsidRDefault="007B3CF6">
      <w:pPr>
        <w:pStyle w:val="Body"/>
        <w:spacing w:after="0" w:line="240" w:lineRule="auto"/>
        <w:rPr>
          <w:rFonts w:ascii="Cambria" w:eastAsia="Cambria" w:hAnsi="Cambria" w:cs="Cambria"/>
        </w:rPr>
      </w:pPr>
      <w:r>
        <w:rPr>
          <w:rFonts w:ascii="Cambria" w:hAnsi="Cambria"/>
          <w:b/>
          <w:bCs/>
          <w:shd w:val="clear" w:color="auto" w:fill="FFFFFF"/>
          <w:lang w:val="en-US"/>
        </w:rPr>
        <w:t>Core Features:</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t xml:space="preserve">Public-Facing Website: Adaptable public </w:t>
      </w:r>
      <w:ins w:id="76" w:author="JF" w:date="2024-09-26T09:19:00Z">
        <w:r>
          <w:rPr>
            <w:rFonts w:ascii="Cambria" w:hAnsi="Cambria"/>
            <w:lang w:val="en-US"/>
          </w:rPr>
          <w:t xml:space="preserve">website </w:t>
        </w:r>
      </w:ins>
      <w:r>
        <w:rPr>
          <w:rFonts w:ascii="Cambria" w:hAnsi="Cambria"/>
          <w:lang w:val="en-US"/>
        </w:rPr>
        <w:t>page to generate high SEO with articles and testimonies about the prevention program.</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t xml:space="preserve">Admin Features: Ability to add clinics, </w:t>
      </w:r>
      <w:ins w:id="77" w:author="JF" w:date="2024-09-26T09:19:00Z">
        <w:r>
          <w:rPr>
            <w:rFonts w:ascii="Cambria" w:hAnsi="Cambria"/>
            <w:lang w:val="en-US"/>
          </w:rPr>
          <w:t xml:space="preserve">participants, </w:t>
        </w:r>
      </w:ins>
      <w:r>
        <w:rPr>
          <w:rFonts w:ascii="Cambria" w:hAnsi="Cambria"/>
          <w:lang w:val="en-US"/>
        </w:rPr>
        <w:t>track patient numbers, and handle billing.</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t xml:space="preserve">Clinic Providers: </w:t>
      </w:r>
      <w:ins w:id="78" w:author="JF" w:date="2024-09-26T09:19:00Z">
        <w:r>
          <w:rPr>
            <w:rFonts w:ascii="Cambria" w:hAnsi="Cambria"/>
            <w:lang w:val="en-US"/>
          </w:rPr>
          <w:t>both Coach-</w:t>
        </w:r>
      </w:ins>
      <w:r>
        <w:rPr>
          <w:rFonts w:ascii="Cambria" w:hAnsi="Cambria"/>
          <w:lang w:val="en-US"/>
        </w:rPr>
        <w:t xml:space="preserve">Enroll </w:t>
      </w:r>
      <w:ins w:id="79" w:author="JF" w:date="2024-09-26T09:19:00Z">
        <w:r>
          <w:rPr>
            <w:rFonts w:ascii="Cambria" w:hAnsi="Cambria"/>
            <w:lang w:val="en-US"/>
          </w:rPr>
          <w:t xml:space="preserve">and self-enroll </w:t>
        </w:r>
      </w:ins>
      <w:r>
        <w:rPr>
          <w:rFonts w:ascii="Cambria" w:hAnsi="Cambria"/>
          <w:lang w:val="en-US"/>
        </w:rPr>
        <w:t>patients, send program details, and manage assessments.</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lastRenderedPageBreak/>
        <w:t>Patient Assessments: Baseline and follow-up assessments, modifiable by Admin, with reports generated for review by providers.</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t>Patient Progress Tracking: Weekly or monthly progress reports via email/text reminders.</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t>Video Content Management: Providers can send videos to patients, with Admins controlling updates, additions, or deletions.</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t>Data Management: Centralized database for videos, assessments, and patient data, modifiable by Admin.</w:t>
      </w:r>
    </w:p>
    <w:p w:rsidR="009D0657" w:rsidRDefault="007B3CF6">
      <w:pPr>
        <w:pStyle w:val="Body"/>
        <w:numPr>
          <w:ilvl w:val="0"/>
          <w:numId w:val="20"/>
        </w:numPr>
        <w:shd w:val="clear" w:color="auto" w:fill="FFFFFF"/>
        <w:spacing w:before="100" w:after="100" w:line="240" w:lineRule="auto"/>
        <w:rPr>
          <w:rFonts w:ascii="Cambria" w:hAnsi="Cambria"/>
          <w:lang w:val="en-US"/>
        </w:rPr>
      </w:pPr>
      <w:r>
        <w:rPr>
          <w:rFonts w:ascii="Cambria" w:hAnsi="Cambria"/>
          <w:lang w:val="en-US"/>
        </w:rPr>
        <w:t>Outcome Evaluation: Admins can aggregate and analyze clinic-wide data to evaluate program outcomes.</w:t>
      </w:r>
    </w:p>
    <w:p w:rsidR="009D0657" w:rsidRDefault="009D0657">
      <w:pPr>
        <w:pStyle w:val="Body"/>
      </w:pPr>
    </w:p>
    <w:p w:rsidR="009D0657" w:rsidDel="00DF1266" w:rsidRDefault="007B3CF6">
      <w:pPr>
        <w:pStyle w:val="Heading2"/>
        <w:rPr>
          <w:del w:id="80" w:author="PRITHWIRAJ" w:date="2024-10-02T16:56:00Z"/>
        </w:rPr>
      </w:pPr>
      <w:del w:id="81" w:author="PRITHWIRAJ" w:date="2024-10-02T16:56:00Z">
        <w:r w:rsidDel="00DF1266">
          <w:rPr>
            <w:lang w:val="en-US"/>
          </w:rPr>
          <w:delText>Pricing</w:delText>
        </w:r>
      </w:del>
    </w:p>
    <w:p w:rsidR="00976B54" w:rsidRPr="00976B54" w:rsidDel="00DF1266" w:rsidRDefault="007B3CF6">
      <w:pPr>
        <w:pStyle w:val="Body"/>
        <w:rPr>
          <w:del w:id="82" w:author="PRITHWIRAJ" w:date="2024-10-02T16:56:00Z"/>
          <w:rFonts w:ascii="Cambria" w:hAnsi="Cambria"/>
          <w:b/>
          <w:bCs/>
          <w:rPrChange w:id="83" w:author="Kaustav Dutta" w:date="2024-09-26T21:39:00Z">
            <w:rPr>
              <w:del w:id="84" w:author="PRITHWIRAJ" w:date="2024-10-02T16:56:00Z"/>
              <w:rFonts w:ascii="Cambria" w:eastAsia="Cambria" w:hAnsi="Cambria" w:cs="Cambria"/>
              <w:b/>
              <w:bCs/>
            </w:rPr>
          </w:rPrChange>
        </w:rPr>
      </w:pPr>
      <w:del w:id="85" w:author="PRITHWIRAJ" w:date="2024-10-02T16:56:00Z">
        <w:r w:rsidDel="00DF1266">
          <w:rPr>
            <w:rFonts w:ascii="Cambria" w:hAnsi="Cambria"/>
            <w:lang w:val="en-US"/>
          </w:rPr>
          <w:delText xml:space="preserve">The total cost of the entire project will be </w:delText>
        </w:r>
        <w:r w:rsidDel="00DF1266">
          <w:rPr>
            <w:rFonts w:ascii="Cambria" w:hAnsi="Cambria"/>
            <w:b/>
            <w:bCs/>
            <w:strike/>
            <w:sz w:val="24"/>
            <w:szCs w:val="24"/>
            <w:lang w:val="en-US"/>
          </w:rPr>
          <w:delText>$21,000 USD</w:delText>
        </w:r>
        <w:r w:rsidDel="00DF1266">
          <w:rPr>
            <w:rFonts w:ascii="Cambria" w:hAnsi="Cambria"/>
            <w:b/>
            <w:bCs/>
            <w:sz w:val="24"/>
            <w:szCs w:val="24"/>
            <w:lang w:val="en-US"/>
          </w:rPr>
          <w:delText xml:space="preserve">  $</w:delText>
        </w:r>
        <w:r w:rsidDel="00DF1266">
          <w:rPr>
            <w:rFonts w:ascii="Cambria" w:hAnsi="Cambria"/>
            <w:b/>
            <w:bCs/>
            <w:sz w:val="24"/>
            <w:szCs w:val="24"/>
            <w:shd w:val="clear" w:color="auto" w:fill="FFFF00"/>
            <w:lang w:val="en-US"/>
          </w:rPr>
          <w:delText>18,000 USD</w:delText>
        </w:r>
        <w:r w:rsidDel="00DF1266">
          <w:rPr>
            <w:rFonts w:ascii="Cambria" w:hAnsi="Cambria"/>
            <w:b/>
            <w:bCs/>
          </w:rPr>
          <w:delText>.</w:delText>
        </w:r>
      </w:del>
    </w:p>
    <w:p w:rsidR="00976B54" w:rsidDel="00DF1266" w:rsidRDefault="00976B54" w:rsidP="00976B54">
      <w:pPr>
        <w:pStyle w:val="Body"/>
        <w:rPr>
          <w:ins w:id="86" w:author="Kaustav Dutta" w:date="2024-09-26T21:39:00Z"/>
          <w:del w:id="87" w:author="PRITHWIRAJ" w:date="2024-10-02T16:56:00Z"/>
          <w:rFonts w:ascii="Cambria" w:eastAsia="Cambria" w:hAnsi="Cambria" w:cs="Cambria"/>
          <w:b/>
          <w:bCs/>
        </w:rPr>
      </w:pPr>
      <w:ins w:id="88" w:author="Kaustav Dutta" w:date="2024-09-26T21:35:00Z">
        <w:del w:id="89" w:author="PRITHWIRAJ" w:date="2024-10-02T16:56:00Z">
          <w:r w:rsidDel="00DF1266">
            <w:rPr>
              <w:rFonts w:ascii="Cambria" w:eastAsia="Cambria" w:hAnsi="Cambria" w:cs="Cambria"/>
              <w:b/>
              <w:bCs/>
            </w:rPr>
            <w:delText>Initial – 6000 USD and Rest remaining in Monthly Instalments</w:delText>
          </w:r>
        </w:del>
      </w:ins>
    </w:p>
    <w:p w:rsidR="00976B54" w:rsidDel="00DF1266" w:rsidRDefault="00976B54" w:rsidP="00976B54">
      <w:pPr>
        <w:pStyle w:val="Body"/>
        <w:rPr>
          <w:ins w:id="90" w:author="Kaustav Dutta" w:date="2024-09-26T21:39:00Z"/>
          <w:del w:id="91" w:author="PRITHWIRAJ" w:date="2024-10-02T16:56:00Z"/>
          <w:rFonts w:ascii="Cambria" w:eastAsia="Cambria" w:hAnsi="Cambria" w:cs="Cambria"/>
          <w:b/>
          <w:bCs/>
        </w:rPr>
      </w:pPr>
      <w:ins w:id="92" w:author="Kaustav Dutta" w:date="2024-09-26T21:42:00Z">
        <w:del w:id="93" w:author="PRITHWIRAJ" w:date="2024-10-02T16:56:00Z">
          <w:r w:rsidDel="00DF1266">
            <w:rPr>
              <w:rFonts w:ascii="Cambria" w:hAnsi="Cambria"/>
            </w:rPr>
            <w:delText xml:space="preserve">(SEO </w:delText>
          </w:r>
        </w:del>
      </w:ins>
      <w:ins w:id="94" w:author="Kaustav Dutta" w:date="2024-09-26T21:45:00Z">
        <w:del w:id="95" w:author="PRITHWIRAJ" w:date="2024-10-02T16:56:00Z">
          <w:r w:rsidR="0042127C" w:rsidDel="00DF1266">
            <w:rPr>
              <w:rFonts w:ascii="Cambria" w:hAnsi="Cambria"/>
            </w:rPr>
            <w:delText xml:space="preserve">&amp; Marketing </w:delText>
          </w:r>
        </w:del>
      </w:ins>
      <w:ins w:id="96" w:author="Kaustav Dutta" w:date="2024-09-26T21:42:00Z">
        <w:del w:id="97" w:author="PRITHWIRAJ" w:date="2024-10-02T16:56:00Z">
          <w:r w:rsidDel="00DF1266">
            <w:rPr>
              <w:rFonts w:ascii="Cambria" w:hAnsi="Cambria"/>
            </w:rPr>
            <w:delText xml:space="preserve">Packages </w:delText>
          </w:r>
        </w:del>
      </w:ins>
      <w:ins w:id="98" w:author="Kaustav Dutta" w:date="2024-09-26T21:45:00Z">
        <w:del w:id="99" w:author="PRITHWIRAJ" w:date="2024-10-02T16:56:00Z">
          <w:r w:rsidR="0042127C" w:rsidDel="00DF1266">
            <w:rPr>
              <w:rFonts w:ascii="Cambria" w:hAnsi="Cambria"/>
            </w:rPr>
            <w:delText xml:space="preserve">is </w:delText>
          </w:r>
        </w:del>
      </w:ins>
      <w:ins w:id="100" w:author="Kaustav Dutta" w:date="2024-09-26T21:42:00Z">
        <w:del w:id="101" w:author="PRITHWIRAJ" w:date="2024-10-02T16:56:00Z">
          <w:r w:rsidDel="00DF1266">
            <w:rPr>
              <w:rFonts w:ascii="Cambria" w:hAnsi="Cambria"/>
            </w:rPr>
            <w:delText>Extra and is not included in the scope of work and pricing)</w:delText>
          </w:r>
        </w:del>
      </w:ins>
    </w:p>
    <w:p w:rsidR="00976B54" w:rsidRPr="00976B54" w:rsidRDefault="00976B54" w:rsidP="00976B54">
      <w:pPr>
        <w:pStyle w:val="Body"/>
        <w:rPr>
          <w:ins w:id="102" w:author="Kaustav Dutta" w:date="2024-09-26T21:39:00Z"/>
          <w:rFonts w:ascii="Cambria" w:eastAsia="Cambria" w:hAnsi="Cambria" w:cs="Cambria"/>
          <w:b/>
          <w:bCs/>
        </w:rPr>
      </w:pPr>
      <w:bookmarkStart w:id="103" w:name="_GoBack"/>
      <w:bookmarkEnd w:id="103"/>
      <w:ins w:id="104" w:author="Kaustav Dutta" w:date="2024-09-26T21:39:00Z">
        <w:r>
          <w:rPr>
            <w:rFonts w:ascii="Cambria" w:eastAsia="Cambria" w:hAnsi="Cambria" w:cs="Cambria"/>
            <w:b/>
            <w:bCs/>
          </w:rPr>
          <w:br/>
        </w:r>
        <w:r>
          <w:rPr>
            <w:rFonts w:ascii="Cambria" w:eastAsia="Cambria" w:hAnsi="Cambria" w:cs="Cambria"/>
            <w:b/>
            <w:bCs/>
          </w:rPr>
          <w:br/>
        </w:r>
        <w:r w:rsidRPr="00976B54">
          <w:rPr>
            <w:rFonts w:ascii="Cambria" w:eastAsia="Cambria" w:hAnsi="Cambria" w:cs="Cambria"/>
            <w:b/>
            <w:bCs/>
          </w:rPr>
          <w:t xml:space="preserve">Client to </w:t>
        </w:r>
        <w:proofErr w:type="spellStart"/>
        <w:r w:rsidRPr="00976B54">
          <w:rPr>
            <w:rFonts w:ascii="Cambria" w:eastAsia="Cambria" w:hAnsi="Cambria" w:cs="Cambria"/>
            <w:b/>
            <w:bCs/>
          </w:rPr>
          <w:t>provid</w:t>
        </w:r>
        <w:proofErr w:type="spellEnd"/>
        <w:r w:rsidRPr="00976B54">
          <w:rPr>
            <w:rFonts w:ascii="Cambria" w:eastAsia="Cambria" w:hAnsi="Cambria" w:cs="Cambria"/>
            <w:b/>
            <w:bCs/>
          </w:rPr>
          <w:t xml:space="preserve"> as when requested by Team GOIGI: </w:t>
        </w:r>
      </w:ins>
    </w:p>
    <w:p w:rsidR="00976B54" w:rsidRPr="00976B54" w:rsidRDefault="00976B54" w:rsidP="00976B54">
      <w:pPr>
        <w:pStyle w:val="Body"/>
        <w:rPr>
          <w:ins w:id="105" w:author="Kaustav Dutta" w:date="2024-09-26T21:39:00Z"/>
          <w:rFonts w:ascii="Cambria" w:eastAsia="Cambria" w:hAnsi="Cambria" w:cs="Cambria"/>
          <w:b/>
          <w:bCs/>
        </w:rPr>
      </w:pPr>
      <w:ins w:id="106" w:author="Kaustav Dutta" w:date="2024-09-26T21:39:00Z">
        <w:r w:rsidRPr="00976B54">
          <w:rPr>
            <w:rFonts w:ascii="Cambria" w:eastAsia="Cambria" w:hAnsi="Cambria" w:cs="Cambria"/>
            <w:b/>
            <w:bCs/>
          </w:rPr>
          <w:t>1.</w:t>
        </w:r>
        <w:r w:rsidRPr="00976B54">
          <w:rPr>
            <w:rFonts w:ascii="Cambria" w:eastAsia="Cambria" w:hAnsi="Cambria" w:cs="Cambria"/>
            <w:b/>
            <w:bCs/>
          </w:rPr>
          <w:tab/>
          <w:t>Payment Gateway Details such as Stripe or PayPal</w:t>
        </w:r>
      </w:ins>
    </w:p>
    <w:p w:rsidR="00976B54" w:rsidRPr="00976B54" w:rsidRDefault="00976B54" w:rsidP="00976B54">
      <w:pPr>
        <w:pStyle w:val="Body"/>
        <w:rPr>
          <w:ins w:id="107" w:author="Kaustav Dutta" w:date="2024-09-26T21:39:00Z"/>
          <w:rFonts w:ascii="Cambria" w:eastAsia="Cambria" w:hAnsi="Cambria" w:cs="Cambria"/>
          <w:b/>
          <w:bCs/>
        </w:rPr>
      </w:pPr>
      <w:ins w:id="108" w:author="Kaustav Dutta" w:date="2024-09-26T21:39:00Z">
        <w:r w:rsidRPr="00976B54">
          <w:rPr>
            <w:rFonts w:ascii="Cambria" w:eastAsia="Cambria" w:hAnsi="Cambria" w:cs="Cambria"/>
            <w:b/>
            <w:bCs/>
          </w:rPr>
          <w:t>2.</w:t>
        </w:r>
        <w:r w:rsidRPr="00976B54">
          <w:rPr>
            <w:rFonts w:ascii="Cambria" w:eastAsia="Cambria" w:hAnsi="Cambria" w:cs="Cambria"/>
            <w:b/>
            <w:bCs/>
          </w:rPr>
          <w:tab/>
          <w:t xml:space="preserve">Google Android </w:t>
        </w:r>
        <w:proofErr w:type="spellStart"/>
        <w:r w:rsidRPr="00976B54">
          <w:rPr>
            <w:rFonts w:ascii="Cambria" w:eastAsia="Cambria" w:hAnsi="Cambria" w:cs="Cambria"/>
            <w:b/>
            <w:bCs/>
          </w:rPr>
          <w:t>PlayStore</w:t>
        </w:r>
        <w:proofErr w:type="spellEnd"/>
        <w:r w:rsidRPr="00976B54">
          <w:rPr>
            <w:rFonts w:ascii="Cambria" w:eastAsia="Cambria" w:hAnsi="Cambria" w:cs="Cambria"/>
            <w:b/>
            <w:bCs/>
          </w:rPr>
          <w:t xml:space="preserve"> Login Credentials </w:t>
        </w:r>
      </w:ins>
    </w:p>
    <w:p w:rsidR="009D0657" w:rsidRPr="00976B54" w:rsidRDefault="00976B54" w:rsidP="00976B54">
      <w:pPr>
        <w:pStyle w:val="Body"/>
        <w:rPr>
          <w:ins w:id="109" w:author="Kaustav Dutta" w:date="2024-09-26T21:36:00Z"/>
          <w:rFonts w:ascii="Cambria" w:eastAsia="Cambria" w:hAnsi="Cambria" w:cs="Cambria"/>
          <w:b/>
          <w:bCs/>
        </w:rPr>
      </w:pPr>
      <w:ins w:id="110" w:author="Kaustav Dutta" w:date="2024-09-26T21:39:00Z">
        <w:r w:rsidRPr="00976B54">
          <w:rPr>
            <w:rFonts w:ascii="Cambria" w:eastAsia="Cambria" w:hAnsi="Cambria" w:cs="Cambria"/>
            <w:b/>
            <w:bCs/>
          </w:rPr>
          <w:t>3.</w:t>
        </w:r>
        <w:r w:rsidRPr="00976B54">
          <w:rPr>
            <w:rFonts w:ascii="Cambria" w:eastAsia="Cambria" w:hAnsi="Cambria" w:cs="Cambria"/>
            <w:b/>
            <w:bCs/>
          </w:rPr>
          <w:tab/>
          <w:t xml:space="preserve">IOS </w:t>
        </w:r>
        <w:proofErr w:type="spellStart"/>
        <w:r w:rsidRPr="00976B54">
          <w:rPr>
            <w:rFonts w:ascii="Cambria" w:eastAsia="Cambria" w:hAnsi="Cambria" w:cs="Cambria"/>
            <w:b/>
            <w:bCs/>
          </w:rPr>
          <w:t>Itunes</w:t>
        </w:r>
        <w:proofErr w:type="spellEnd"/>
        <w:r w:rsidRPr="00976B54">
          <w:rPr>
            <w:rFonts w:ascii="Cambria" w:eastAsia="Cambria" w:hAnsi="Cambria" w:cs="Cambria"/>
            <w:b/>
            <w:bCs/>
          </w:rPr>
          <w:t xml:space="preserve"> App Store Login Credentials</w:t>
        </w:r>
      </w:ins>
    </w:p>
    <w:p w:rsidR="00976B54" w:rsidRPr="00976B54" w:rsidDel="00976B54" w:rsidRDefault="00976B54" w:rsidP="0042127C">
      <w:pPr>
        <w:pStyle w:val="Body"/>
        <w:rPr>
          <w:del w:id="111" w:author="Kaustav Dutta" w:date="2024-09-26T21:39:00Z"/>
          <w:rFonts w:ascii="Cambria" w:eastAsia="Cambria" w:hAnsi="Cambria" w:cs="Cambria"/>
          <w:rPrChange w:id="112" w:author="Kaustav Dutta" w:date="2024-09-26T21:39:00Z">
            <w:rPr>
              <w:del w:id="113" w:author="Kaustav Dutta" w:date="2024-09-26T21:39:00Z"/>
              <w:rFonts w:ascii="Cambria" w:eastAsia="Cambria" w:hAnsi="Cambria" w:cs="Cambria"/>
              <w:b/>
              <w:bCs/>
            </w:rPr>
          </w:rPrChange>
        </w:rPr>
      </w:pPr>
    </w:p>
    <w:p w:rsidR="009D0657" w:rsidRDefault="007B3CF6">
      <w:pPr>
        <w:pStyle w:val="Body"/>
        <w:jc w:val="center"/>
      </w:pPr>
      <w:r>
        <w:rPr>
          <w:rFonts w:ascii="Cambria" w:hAnsi="Cambria"/>
          <w:b/>
          <w:bCs/>
          <w:color w:val="E36C0A"/>
          <w:sz w:val="48"/>
          <w:szCs w:val="48"/>
          <w:u w:color="E36C0A"/>
          <w:lang w:val="en-US"/>
        </w:rPr>
        <w:t>Thanking You</w:t>
      </w:r>
    </w:p>
    <w:sectPr w:rsidR="009D0657" w:rsidSect="00635560">
      <w:headerReference w:type="default" r:id="rId16"/>
      <w:footerReference w:type="default" r:id="rId17"/>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64C" w:rsidRDefault="005F364C">
      <w:r>
        <w:separator/>
      </w:r>
    </w:p>
  </w:endnote>
  <w:endnote w:type="continuationSeparator" w:id="0">
    <w:p w:rsidR="005F364C" w:rsidRDefault="005F3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657" w:rsidRDefault="009D0657">
    <w:pPr>
      <w:pStyle w:val="Footer"/>
      <w:tabs>
        <w:tab w:val="clear" w:pos="9360"/>
        <w:tab w:val="right" w:pos="934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64C" w:rsidRDefault="005F364C">
      <w:r>
        <w:separator/>
      </w:r>
    </w:p>
  </w:footnote>
  <w:footnote w:type="continuationSeparator" w:id="0">
    <w:p w:rsidR="005F364C" w:rsidRDefault="005F36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657" w:rsidRDefault="005F364C">
    <w:pPr>
      <w:pStyle w:val="Header"/>
      <w:tabs>
        <w:tab w:val="clear" w:pos="9360"/>
        <w:tab w:val="right" w:pos="9340"/>
      </w:tabs>
    </w:pPr>
    <w:r>
      <w:rPr>
        <w:noProof/>
      </w:rPr>
      <w:pict>
        <v:roundrect id="_x0000_s2049" style="position:absolute;margin-left:0;margin-top:0;width:612pt;height:11in;z-index:-251657728;visibility:visible;mso-wrap-distance-left:12pt;mso-wrap-distance-top:12pt;mso-wrap-distance-right:12pt;mso-wrap-distance-bottom:12pt;mso-position-horizontal-relative:page;mso-position-vertical-relative:page" arcsize="13107f" stroked="f" strokeweight="1pt">
          <v:fill r:id="rId1" o:title="image1" rotate="t" type="frame"/>
          <v:stroke miterlimit="4" joinstyle="miter"/>
          <w10:wrap anchorx="page" anchory="page"/>
        </v:roundrect>
      </w:pict>
    </w:r>
    <w:r w:rsidR="007B3CF6">
      <w:rPr>
        <w:noProof/>
        <w:lang w:val="en-IN"/>
      </w:rPr>
      <w:drawing>
        <wp:anchor distT="152400" distB="152400" distL="152400" distR="152400" simplePos="0" relativeHeight="251656704" behindDoc="1" locked="0" layoutInCell="1" allowOverlap="1">
          <wp:simplePos x="0" y="0"/>
          <wp:positionH relativeFrom="page">
            <wp:posOffset>5665470</wp:posOffset>
          </wp:positionH>
          <wp:positionV relativeFrom="page">
            <wp:posOffset>229144</wp:posOffset>
          </wp:positionV>
          <wp:extent cx="1362503" cy="410547"/>
          <wp:effectExtent l="0" t="0" r="0" b="0"/>
          <wp:wrapNone/>
          <wp:docPr id="1073741826" name="officeArt object" descr="Picture 5"/>
          <wp:cNvGraphicFramePr/>
          <a:graphic xmlns:a="http://schemas.openxmlformats.org/drawingml/2006/main">
            <a:graphicData uri="http://schemas.openxmlformats.org/drawingml/2006/picture">
              <pic:pic xmlns:pic="http://schemas.openxmlformats.org/drawingml/2006/picture">
                <pic:nvPicPr>
                  <pic:cNvPr id="1073741826" name="Picture 5" descr="Picture 5"/>
                  <pic:cNvPicPr>
                    <a:picLocks noChangeAspect="1"/>
                  </pic:cNvPicPr>
                </pic:nvPicPr>
                <pic:blipFill>
                  <a:blip r:embed="rId2"/>
                  <a:stretch>
                    <a:fillRect/>
                  </a:stretch>
                </pic:blipFill>
                <pic:spPr>
                  <a:xfrm>
                    <a:off x="0" y="0"/>
                    <a:ext cx="1362503" cy="410547"/>
                  </a:xfrm>
                  <a:prstGeom prst="rect">
                    <a:avLst/>
                  </a:prstGeom>
                  <a:ln w="12700" cap="flat">
                    <a:noFill/>
                    <a:miter lim="400000"/>
                  </a:ln>
                  <a:effectLst/>
                </pic:spPr>
              </pic:pic>
            </a:graphicData>
          </a:graphic>
        </wp:anchor>
      </w:drawing>
    </w:r>
    <w:r w:rsidR="007B3CF6">
      <w:rPr>
        <w:noProof/>
        <w:lang w:val="en-IN"/>
      </w:rPr>
      <w:drawing>
        <wp:anchor distT="152400" distB="152400" distL="152400" distR="152400" simplePos="0" relativeHeight="251657728" behindDoc="1" locked="0" layoutInCell="1" allowOverlap="1">
          <wp:simplePos x="0" y="0"/>
          <wp:positionH relativeFrom="page">
            <wp:posOffset>0</wp:posOffset>
          </wp:positionH>
          <wp:positionV relativeFrom="page">
            <wp:posOffset>9271762</wp:posOffset>
          </wp:positionV>
          <wp:extent cx="7759211" cy="931626"/>
          <wp:effectExtent l="0" t="0" r="0" b="0"/>
          <wp:wrapNone/>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3"/>
                  <a:stretch>
                    <a:fillRect/>
                  </a:stretch>
                </pic:blipFill>
                <pic:spPr>
                  <a:xfrm>
                    <a:off x="0" y="0"/>
                    <a:ext cx="7759211" cy="931626"/>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B2CD2"/>
    <w:multiLevelType w:val="hybridMultilevel"/>
    <w:tmpl w:val="74CE6040"/>
    <w:numStyleLink w:val="ImportedStyle6"/>
  </w:abstractNum>
  <w:abstractNum w:abstractNumId="1" w15:restartNumberingAfterBreak="0">
    <w:nsid w:val="16211D88"/>
    <w:multiLevelType w:val="hybridMultilevel"/>
    <w:tmpl w:val="EA72C692"/>
    <w:numStyleLink w:val="ImportedStyle1"/>
  </w:abstractNum>
  <w:abstractNum w:abstractNumId="2" w15:restartNumberingAfterBreak="0">
    <w:nsid w:val="1B513749"/>
    <w:multiLevelType w:val="hybridMultilevel"/>
    <w:tmpl w:val="63A40AA4"/>
    <w:styleLink w:val="ImportedStyle2"/>
    <w:lvl w:ilvl="0" w:tplc="906AC1E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252B96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CE4BAC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166F76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FC82A5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26E06C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E8AABA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55203B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D926D9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15:restartNumberingAfterBreak="0">
    <w:nsid w:val="205D45C4"/>
    <w:multiLevelType w:val="hybridMultilevel"/>
    <w:tmpl w:val="40DA663A"/>
    <w:styleLink w:val="ImportedStyle8"/>
    <w:lvl w:ilvl="0" w:tplc="45286102">
      <w:start w:val="1"/>
      <w:numFmt w:val="bullet"/>
      <w:lvlText w:val="·"/>
      <w:lvlJc w:val="left"/>
      <w:pPr>
        <w:tabs>
          <w:tab w:val="num" w:pos="720"/>
        </w:tabs>
        <w:ind w:left="94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7C2B48">
      <w:start w:val="1"/>
      <w:numFmt w:val="bullet"/>
      <w:lvlText w:val="o"/>
      <w:lvlJc w:val="left"/>
      <w:pPr>
        <w:tabs>
          <w:tab w:val="left" w:pos="720"/>
          <w:tab w:val="num" w:pos="1440"/>
        </w:tabs>
        <w:ind w:left="166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0600A4A">
      <w:start w:val="1"/>
      <w:numFmt w:val="bullet"/>
      <w:lvlText w:val="▪"/>
      <w:lvlJc w:val="left"/>
      <w:pPr>
        <w:tabs>
          <w:tab w:val="left" w:pos="720"/>
          <w:tab w:val="num" w:pos="2385"/>
        </w:tabs>
        <w:ind w:left="26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32AB3EE">
      <w:start w:val="1"/>
      <w:numFmt w:val="bullet"/>
      <w:lvlText w:val="▪"/>
      <w:lvlJc w:val="left"/>
      <w:pPr>
        <w:tabs>
          <w:tab w:val="left" w:pos="720"/>
          <w:tab w:val="num" w:pos="3105"/>
        </w:tabs>
        <w:ind w:left="33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0D87A84">
      <w:start w:val="1"/>
      <w:numFmt w:val="bullet"/>
      <w:lvlText w:val="▪"/>
      <w:lvlJc w:val="left"/>
      <w:pPr>
        <w:tabs>
          <w:tab w:val="left" w:pos="720"/>
          <w:tab w:val="num" w:pos="3825"/>
        </w:tabs>
        <w:ind w:left="405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03A63E8">
      <w:start w:val="1"/>
      <w:numFmt w:val="bullet"/>
      <w:lvlText w:val="▪"/>
      <w:lvlJc w:val="left"/>
      <w:pPr>
        <w:tabs>
          <w:tab w:val="left" w:pos="720"/>
          <w:tab w:val="num" w:pos="4545"/>
        </w:tabs>
        <w:ind w:left="477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A10A98A">
      <w:start w:val="1"/>
      <w:numFmt w:val="bullet"/>
      <w:lvlText w:val="▪"/>
      <w:lvlJc w:val="left"/>
      <w:pPr>
        <w:tabs>
          <w:tab w:val="left" w:pos="720"/>
          <w:tab w:val="num" w:pos="5265"/>
        </w:tabs>
        <w:ind w:left="549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B0C3244">
      <w:start w:val="1"/>
      <w:numFmt w:val="bullet"/>
      <w:lvlText w:val="▪"/>
      <w:lvlJc w:val="left"/>
      <w:pPr>
        <w:tabs>
          <w:tab w:val="left" w:pos="720"/>
          <w:tab w:val="num" w:pos="5985"/>
        </w:tabs>
        <w:ind w:left="62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2763886">
      <w:start w:val="1"/>
      <w:numFmt w:val="bullet"/>
      <w:lvlText w:val="▪"/>
      <w:lvlJc w:val="left"/>
      <w:pPr>
        <w:tabs>
          <w:tab w:val="left" w:pos="720"/>
          <w:tab w:val="num" w:pos="6705"/>
        </w:tabs>
        <w:ind w:left="69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15:restartNumberingAfterBreak="0">
    <w:nsid w:val="257E0FDF"/>
    <w:multiLevelType w:val="hybridMultilevel"/>
    <w:tmpl w:val="39D4CA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830689"/>
    <w:multiLevelType w:val="hybridMultilevel"/>
    <w:tmpl w:val="EA72C692"/>
    <w:styleLink w:val="ImportedStyle1"/>
    <w:lvl w:ilvl="0" w:tplc="757802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C7CDD46">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6B0169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1F288F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22CB10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DC32E4D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D86395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7BAB74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4FA59E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15:restartNumberingAfterBreak="0">
    <w:nsid w:val="29380390"/>
    <w:multiLevelType w:val="hybridMultilevel"/>
    <w:tmpl w:val="AA62F512"/>
    <w:numStyleLink w:val="ImportedStyle4"/>
  </w:abstractNum>
  <w:abstractNum w:abstractNumId="7" w15:restartNumberingAfterBreak="0">
    <w:nsid w:val="2C8825B5"/>
    <w:multiLevelType w:val="hybridMultilevel"/>
    <w:tmpl w:val="63A40AA4"/>
    <w:numStyleLink w:val="ImportedStyle2"/>
  </w:abstractNum>
  <w:abstractNum w:abstractNumId="8" w15:restartNumberingAfterBreak="0">
    <w:nsid w:val="324B27F9"/>
    <w:multiLevelType w:val="hybridMultilevel"/>
    <w:tmpl w:val="40DA663A"/>
    <w:numStyleLink w:val="ImportedStyle8"/>
  </w:abstractNum>
  <w:abstractNum w:abstractNumId="9" w15:restartNumberingAfterBreak="0">
    <w:nsid w:val="45436E53"/>
    <w:multiLevelType w:val="hybridMultilevel"/>
    <w:tmpl w:val="74CE6040"/>
    <w:styleLink w:val="ImportedStyle6"/>
    <w:lvl w:ilvl="0" w:tplc="DBBC337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209A13A4">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8A669E0">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B64069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9DA546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E8C2D5C">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E608C6C">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5B83D26">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553C5FB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15:restartNumberingAfterBreak="0">
    <w:nsid w:val="4A241230"/>
    <w:multiLevelType w:val="hybridMultilevel"/>
    <w:tmpl w:val="CAD60058"/>
    <w:numStyleLink w:val="ImportedStyle9"/>
  </w:abstractNum>
  <w:abstractNum w:abstractNumId="11" w15:restartNumberingAfterBreak="0">
    <w:nsid w:val="4CA515B5"/>
    <w:multiLevelType w:val="hybridMultilevel"/>
    <w:tmpl w:val="7E7A8D0E"/>
    <w:numStyleLink w:val="ImportedStyle7"/>
  </w:abstractNum>
  <w:abstractNum w:abstractNumId="12" w15:restartNumberingAfterBreak="0">
    <w:nsid w:val="4DE05029"/>
    <w:multiLevelType w:val="hybridMultilevel"/>
    <w:tmpl w:val="DCDA1226"/>
    <w:styleLink w:val="ImportedStyle5"/>
    <w:lvl w:ilvl="0" w:tplc="A1A850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95A193C">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A8167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6BA716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206B8B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F1847CC">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66AF76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2E4204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E50819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3" w15:restartNumberingAfterBreak="0">
    <w:nsid w:val="502C64B9"/>
    <w:multiLevelType w:val="hybridMultilevel"/>
    <w:tmpl w:val="CAD60058"/>
    <w:styleLink w:val="ImportedStyle9"/>
    <w:lvl w:ilvl="0" w:tplc="96A6F81E">
      <w:start w:val="1"/>
      <w:numFmt w:val="bullet"/>
      <w:lvlText w:val="·"/>
      <w:lvlJc w:val="left"/>
      <w:pPr>
        <w:tabs>
          <w:tab w:val="num" w:pos="720"/>
        </w:tabs>
        <w:ind w:left="94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3B47DAA">
      <w:start w:val="1"/>
      <w:numFmt w:val="bullet"/>
      <w:lvlText w:val="o"/>
      <w:lvlJc w:val="left"/>
      <w:pPr>
        <w:tabs>
          <w:tab w:val="left" w:pos="720"/>
          <w:tab w:val="num" w:pos="1440"/>
        </w:tabs>
        <w:ind w:left="166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EDC09C0">
      <w:start w:val="1"/>
      <w:numFmt w:val="bullet"/>
      <w:lvlText w:val="▪"/>
      <w:lvlJc w:val="left"/>
      <w:pPr>
        <w:tabs>
          <w:tab w:val="left" w:pos="720"/>
          <w:tab w:val="num" w:pos="2385"/>
        </w:tabs>
        <w:ind w:left="26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C7063E2">
      <w:start w:val="1"/>
      <w:numFmt w:val="bullet"/>
      <w:lvlText w:val="▪"/>
      <w:lvlJc w:val="left"/>
      <w:pPr>
        <w:tabs>
          <w:tab w:val="left" w:pos="720"/>
          <w:tab w:val="num" w:pos="3105"/>
        </w:tabs>
        <w:ind w:left="33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FC57D2">
      <w:start w:val="1"/>
      <w:numFmt w:val="bullet"/>
      <w:lvlText w:val="▪"/>
      <w:lvlJc w:val="left"/>
      <w:pPr>
        <w:tabs>
          <w:tab w:val="left" w:pos="720"/>
          <w:tab w:val="num" w:pos="3825"/>
        </w:tabs>
        <w:ind w:left="405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3A473AA">
      <w:start w:val="1"/>
      <w:numFmt w:val="bullet"/>
      <w:lvlText w:val="▪"/>
      <w:lvlJc w:val="left"/>
      <w:pPr>
        <w:tabs>
          <w:tab w:val="left" w:pos="720"/>
          <w:tab w:val="num" w:pos="4545"/>
        </w:tabs>
        <w:ind w:left="477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CD0135E">
      <w:start w:val="1"/>
      <w:numFmt w:val="bullet"/>
      <w:lvlText w:val="▪"/>
      <w:lvlJc w:val="left"/>
      <w:pPr>
        <w:tabs>
          <w:tab w:val="left" w:pos="720"/>
          <w:tab w:val="num" w:pos="5265"/>
        </w:tabs>
        <w:ind w:left="549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7116DA44">
      <w:start w:val="1"/>
      <w:numFmt w:val="bullet"/>
      <w:lvlText w:val="▪"/>
      <w:lvlJc w:val="left"/>
      <w:pPr>
        <w:tabs>
          <w:tab w:val="left" w:pos="720"/>
          <w:tab w:val="num" w:pos="5985"/>
        </w:tabs>
        <w:ind w:left="62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F3E13F8">
      <w:start w:val="1"/>
      <w:numFmt w:val="bullet"/>
      <w:lvlText w:val="▪"/>
      <w:lvlJc w:val="left"/>
      <w:pPr>
        <w:tabs>
          <w:tab w:val="left" w:pos="720"/>
          <w:tab w:val="num" w:pos="6705"/>
        </w:tabs>
        <w:ind w:left="69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4" w15:restartNumberingAfterBreak="0">
    <w:nsid w:val="50B85717"/>
    <w:multiLevelType w:val="hybridMultilevel"/>
    <w:tmpl w:val="3126D632"/>
    <w:numStyleLink w:val="ImportedStyle3"/>
  </w:abstractNum>
  <w:abstractNum w:abstractNumId="15" w15:restartNumberingAfterBreak="0">
    <w:nsid w:val="596E12C6"/>
    <w:multiLevelType w:val="hybridMultilevel"/>
    <w:tmpl w:val="D4266CF6"/>
    <w:styleLink w:val="Bullets"/>
    <w:lvl w:ilvl="0" w:tplc="8C20533A">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585AE260">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1F4C253E">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FF90C64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25F4439C">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18CA6BBC">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8F6E0A08">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4C3C09FA">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1616C338">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C283163"/>
    <w:multiLevelType w:val="hybridMultilevel"/>
    <w:tmpl w:val="AA62F512"/>
    <w:styleLink w:val="ImportedStyle4"/>
    <w:lvl w:ilvl="0" w:tplc="7CB6E9D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732881E">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89E87C4">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D6ABA9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F0CE64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0267FE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4FEEAB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B02458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FFA3BF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15:restartNumberingAfterBreak="0">
    <w:nsid w:val="630D3579"/>
    <w:multiLevelType w:val="hybridMultilevel"/>
    <w:tmpl w:val="3126D632"/>
    <w:styleLink w:val="ImportedStyle3"/>
    <w:lvl w:ilvl="0" w:tplc="BE94C4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D41015F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FC209D4">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4581856">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548EAF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14EAB9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31ED65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2462A2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1C2B2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15:restartNumberingAfterBreak="0">
    <w:nsid w:val="751A26D1"/>
    <w:multiLevelType w:val="hybridMultilevel"/>
    <w:tmpl w:val="DCDA1226"/>
    <w:numStyleLink w:val="ImportedStyle5"/>
  </w:abstractNum>
  <w:abstractNum w:abstractNumId="19" w15:restartNumberingAfterBreak="0">
    <w:nsid w:val="76DC2EDB"/>
    <w:multiLevelType w:val="hybridMultilevel"/>
    <w:tmpl w:val="7E7A8D0E"/>
    <w:styleLink w:val="ImportedStyle7"/>
    <w:lvl w:ilvl="0" w:tplc="E11CA48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5EA14C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00235B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182C2B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4103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C27378">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B486A6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EC238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D66CB6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79BB6058"/>
    <w:multiLevelType w:val="hybridMultilevel"/>
    <w:tmpl w:val="D4266CF6"/>
    <w:numStyleLink w:val="Bullets"/>
  </w:abstractNum>
  <w:num w:numId="1">
    <w:abstractNumId w:val="15"/>
  </w:num>
  <w:num w:numId="2">
    <w:abstractNumId w:val="20"/>
  </w:num>
  <w:num w:numId="3">
    <w:abstractNumId w:val="5"/>
  </w:num>
  <w:num w:numId="4">
    <w:abstractNumId w:val="1"/>
  </w:num>
  <w:num w:numId="5">
    <w:abstractNumId w:val="2"/>
  </w:num>
  <w:num w:numId="6">
    <w:abstractNumId w:val="7"/>
  </w:num>
  <w:num w:numId="7">
    <w:abstractNumId w:val="17"/>
  </w:num>
  <w:num w:numId="8">
    <w:abstractNumId w:val="14"/>
  </w:num>
  <w:num w:numId="9">
    <w:abstractNumId w:val="16"/>
  </w:num>
  <w:num w:numId="10">
    <w:abstractNumId w:val="6"/>
  </w:num>
  <w:num w:numId="11">
    <w:abstractNumId w:val="12"/>
  </w:num>
  <w:num w:numId="12">
    <w:abstractNumId w:val="18"/>
  </w:num>
  <w:num w:numId="13">
    <w:abstractNumId w:val="9"/>
  </w:num>
  <w:num w:numId="14">
    <w:abstractNumId w:val="0"/>
  </w:num>
  <w:num w:numId="15">
    <w:abstractNumId w:val="19"/>
  </w:num>
  <w:num w:numId="16">
    <w:abstractNumId w:val="11"/>
  </w:num>
  <w:num w:numId="17">
    <w:abstractNumId w:val="3"/>
  </w:num>
  <w:num w:numId="18">
    <w:abstractNumId w:val="8"/>
  </w:num>
  <w:num w:numId="19">
    <w:abstractNumId w:val="13"/>
  </w:num>
  <w:num w:numId="20">
    <w:abstractNumId w:val="10"/>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ITHWIRAJ">
    <w15:presenceInfo w15:providerId="None" w15:userId="PRITHWIRAJ"/>
  </w15:person>
  <w15:person w15:author="Kaustav Dutta">
    <w15:presenceInfo w15:providerId="Windows Live" w15:userId="5b7414d460995d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D0657"/>
    <w:rsid w:val="001B7EAE"/>
    <w:rsid w:val="003F5EBB"/>
    <w:rsid w:val="0042127C"/>
    <w:rsid w:val="005F364C"/>
    <w:rsid w:val="00635560"/>
    <w:rsid w:val="007B3CF6"/>
    <w:rsid w:val="00976B54"/>
    <w:rsid w:val="009D0657"/>
    <w:rsid w:val="00D55921"/>
    <w:rsid w:val="00DF1266"/>
    <w:rsid w:val="00EC65FA"/>
    <w:rsid w:val="00FA3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ACF953B0-66BA-44CD-8E9A-FC46A7333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560"/>
    <w:rPr>
      <w:sz w:val="24"/>
      <w:szCs w:val="24"/>
      <w:lang w:val="en-US" w:eastAsia="en-US"/>
    </w:rPr>
  </w:style>
  <w:style w:type="paragraph" w:styleId="Heading2">
    <w:name w:val="heading 2"/>
    <w:next w:val="Body"/>
    <w:uiPriority w:val="9"/>
    <w:unhideWhenUsed/>
    <w:qFormat/>
    <w:rsid w:val="00635560"/>
    <w:pPr>
      <w:keepNext/>
      <w:keepLines/>
      <w:spacing w:before="200" w:line="276" w:lineRule="auto"/>
      <w:outlineLvl w:val="1"/>
    </w:pPr>
    <w:rPr>
      <w:rFonts w:ascii="Cambria" w:hAnsi="Cambria" w:cs="Arial Unicode MS"/>
      <w:b/>
      <w:bCs/>
      <w:color w:val="4F81BD"/>
      <w:sz w:val="26"/>
      <w:szCs w:val="26"/>
      <w:u w:color="4F81BD"/>
      <w:lang w:val="fr-FR"/>
    </w:rPr>
  </w:style>
  <w:style w:type="paragraph" w:styleId="Heading3">
    <w:name w:val="heading 3"/>
    <w:next w:val="Body"/>
    <w:uiPriority w:val="9"/>
    <w:unhideWhenUsed/>
    <w:qFormat/>
    <w:rsid w:val="00635560"/>
    <w:pPr>
      <w:keepNext/>
      <w:keepLines/>
      <w:spacing w:before="200" w:line="276" w:lineRule="auto"/>
      <w:outlineLvl w:val="2"/>
    </w:pPr>
    <w:rPr>
      <w:rFonts w:ascii="Cambria" w:hAnsi="Cambria" w:cs="Arial Unicode MS"/>
      <w:b/>
      <w:bCs/>
      <w:color w:val="4F81BD"/>
      <w:sz w:val="22"/>
      <w:szCs w:val="22"/>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635560"/>
    <w:rPr>
      <w:u w:val="single"/>
    </w:rPr>
  </w:style>
  <w:style w:type="paragraph" w:styleId="Header">
    <w:name w:val="header"/>
    <w:rsid w:val="00635560"/>
    <w:pPr>
      <w:tabs>
        <w:tab w:val="center" w:pos="4680"/>
        <w:tab w:val="right" w:pos="9360"/>
      </w:tabs>
    </w:pPr>
    <w:rPr>
      <w:rFonts w:ascii="Calibri" w:hAnsi="Calibri" w:cs="Arial Unicode MS"/>
      <w:color w:val="000000"/>
      <w:sz w:val="22"/>
      <w:szCs w:val="22"/>
      <w:u w:color="000000"/>
      <w:lang w:val="en-US"/>
    </w:rPr>
  </w:style>
  <w:style w:type="paragraph" w:styleId="Footer">
    <w:name w:val="footer"/>
    <w:rsid w:val="00635560"/>
    <w:pPr>
      <w:tabs>
        <w:tab w:val="center" w:pos="4680"/>
        <w:tab w:val="right" w:pos="9360"/>
      </w:tabs>
    </w:pPr>
    <w:rPr>
      <w:rFonts w:ascii="Calibri" w:hAnsi="Calibri" w:cs="Arial Unicode MS"/>
      <w:color w:val="000000"/>
      <w:sz w:val="22"/>
      <w:szCs w:val="22"/>
      <w:u w:color="000000"/>
      <w:lang w:val="en-US"/>
    </w:rPr>
  </w:style>
  <w:style w:type="paragraph" w:customStyle="1" w:styleId="Body">
    <w:name w:val="Body"/>
    <w:rsid w:val="00635560"/>
    <w:pPr>
      <w:spacing w:after="200" w:line="276" w:lineRule="auto"/>
    </w:pPr>
    <w:rPr>
      <w:rFonts w:ascii="Calibri" w:hAnsi="Calibri" w:cs="Arial Unicode MS"/>
      <w:color w:val="000000"/>
      <w:sz w:val="22"/>
      <w:szCs w:val="22"/>
      <w:u w:color="000000"/>
    </w:rPr>
  </w:style>
  <w:style w:type="paragraph" w:styleId="Title">
    <w:name w:val="Title"/>
    <w:next w:val="Body"/>
    <w:uiPriority w:val="10"/>
    <w:qFormat/>
    <w:rsid w:val="00635560"/>
    <w:pPr>
      <w:pBdr>
        <w:bottom w:val="single" w:sz="8" w:space="0" w:color="4F81BD"/>
      </w:pBdr>
      <w:spacing w:after="300"/>
    </w:pPr>
    <w:rPr>
      <w:rFonts w:ascii="Cambria" w:hAnsi="Cambria" w:cs="Arial Unicode MS"/>
      <w:color w:val="17365D"/>
      <w:spacing w:val="5"/>
      <w:kern w:val="28"/>
      <w:sz w:val="52"/>
      <w:szCs w:val="52"/>
      <w:u w:color="17365D"/>
      <w:lang w:val="en-US"/>
    </w:rPr>
  </w:style>
  <w:style w:type="paragraph" w:customStyle="1" w:styleId="Heading">
    <w:name w:val="Heading"/>
    <w:next w:val="Body"/>
    <w:rsid w:val="00635560"/>
    <w:pPr>
      <w:keepNext/>
      <w:keepLines/>
      <w:spacing w:before="480" w:line="276" w:lineRule="auto"/>
      <w:outlineLvl w:val="0"/>
    </w:pPr>
    <w:rPr>
      <w:rFonts w:ascii="Cambria" w:hAnsi="Cambria" w:cs="Arial Unicode MS"/>
      <w:b/>
      <w:bCs/>
      <w:color w:val="365F91"/>
      <w:sz w:val="28"/>
      <w:szCs w:val="28"/>
      <w:u w:color="365F91"/>
      <w:lang w:val="en-US"/>
    </w:rPr>
  </w:style>
  <w:style w:type="numbering" w:customStyle="1" w:styleId="Bullets">
    <w:name w:val="Bullets"/>
    <w:rsid w:val="00635560"/>
    <w:pPr>
      <w:numPr>
        <w:numId w:val="1"/>
      </w:numPr>
    </w:pPr>
  </w:style>
  <w:style w:type="character" w:styleId="Strong">
    <w:name w:val="Strong"/>
    <w:rsid w:val="00635560"/>
    <w:rPr>
      <w:rFonts w:ascii="Calibri" w:eastAsia="Calibri" w:hAnsi="Calibri" w:cs="Calibri"/>
      <w:b/>
      <w:bCs/>
    </w:rPr>
  </w:style>
  <w:style w:type="numbering" w:customStyle="1" w:styleId="ImportedStyle1">
    <w:name w:val="Imported Style 1"/>
    <w:rsid w:val="00635560"/>
    <w:pPr>
      <w:numPr>
        <w:numId w:val="3"/>
      </w:numPr>
    </w:pPr>
  </w:style>
  <w:style w:type="character" w:customStyle="1" w:styleId="Hyperlink0">
    <w:name w:val="Hyperlink.0"/>
    <w:basedOn w:val="Hyperlink"/>
    <w:rsid w:val="00635560"/>
    <w:rPr>
      <w:outline w:val="0"/>
      <w:color w:val="0000FF"/>
      <w:u w:val="single" w:color="0000FF"/>
    </w:rPr>
  </w:style>
  <w:style w:type="numbering" w:customStyle="1" w:styleId="ImportedStyle2">
    <w:name w:val="Imported Style 2"/>
    <w:rsid w:val="00635560"/>
    <w:pPr>
      <w:numPr>
        <w:numId w:val="5"/>
      </w:numPr>
    </w:pPr>
  </w:style>
  <w:style w:type="numbering" w:customStyle="1" w:styleId="ImportedStyle3">
    <w:name w:val="Imported Style 3"/>
    <w:rsid w:val="00635560"/>
    <w:pPr>
      <w:numPr>
        <w:numId w:val="7"/>
      </w:numPr>
    </w:pPr>
  </w:style>
  <w:style w:type="numbering" w:customStyle="1" w:styleId="ImportedStyle4">
    <w:name w:val="Imported Style 4"/>
    <w:rsid w:val="00635560"/>
    <w:pPr>
      <w:numPr>
        <w:numId w:val="9"/>
      </w:numPr>
    </w:pPr>
  </w:style>
  <w:style w:type="numbering" w:customStyle="1" w:styleId="ImportedStyle5">
    <w:name w:val="Imported Style 5"/>
    <w:rsid w:val="00635560"/>
    <w:pPr>
      <w:numPr>
        <w:numId w:val="11"/>
      </w:numPr>
    </w:pPr>
  </w:style>
  <w:style w:type="numbering" w:customStyle="1" w:styleId="ImportedStyle6">
    <w:name w:val="Imported Style 6"/>
    <w:rsid w:val="00635560"/>
    <w:pPr>
      <w:numPr>
        <w:numId w:val="13"/>
      </w:numPr>
    </w:pPr>
  </w:style>
  <w:style w:type="paragraph" w:styleId="NormalWeb">
    <w:name w:val="Normal (Web)"/>
    <w:rsid w:val="00635560"/>
    <w:pPr>
      <w:spacing w:after="200" w:line="276" w:lineRule="auto"/>
    </w:pPr>
    <w:rPr>
      <w:rFonts w:cs="Arial Unicode MS"/>
      <w:color w:val="000000"/>
      <w:sz w:val="24"/>
      <w:szCs w:val="24"/>
      <w:u w:color="000000"/>
      <w:lang w:val="en-US"/>
    </w:rPr>
  </w:style>
  <w:style w:type="numbering" w:customStyle="1" w:styleId="ImportedStyle7">
    <w:name w:val="Imported Style 7"/>
    <w:rsid w:val="00635560"/>
    <w:pPr>
      <w:numPr>
        <w:numId w:val="15"/>
      </w:numPr>
    </w:pPr>
  </w:style>
  <w:style w:type="numbering" w:customStyle="1" w:styleId="ImportedStyle8">
    <w:name w:val="Imported Style 8"/>
    <w:rsid w:val="00635560"/>
    <w:pPr>
      <w:numPr>
        <w:numId w:val="17"/>
      </w:numPr>
    </w:pPr>
  </w:style>
  <w:style w:type="numbering" w:customStyle="1" w:styleId="ImportedStyle9">
    <w:name w:val="Imported Style 9"/>
    <w:rsid w:val="00635560"/>
    <w:pPr>
      <w:numPr>
        <w:numId w:val="19"/>
      </w:numPr>
    </w:pPr>
  </w:style>
  <w:style w:type="paragraph" w:styleId="Revision">
    <w:name w:val="Revision"/>
    <w:hidden/>
    <w:uiPriority w:val="99"/>
    <w:semiHidden/>
    <w:rsid w:val="00976B5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BalloonText">
    <w:name w:val="Balloon Text"/>
    <w:basedOn w:val="Normal"/>
    <w:link w:val="BalloonTextChar"/>
    <w:uiPriority w:val="99"/>
    <w:semiHidden/>
    <w:unhideWhenUsed/>
    <w:rsid w:val="00D55921"/>
    <w:rPr>
      <w:rFonts w:ascii="Tahoma" w:hAnsi="Tahoma" w:cs="Tahoma"/>
      <w:sz w:val="16"/>
      <w:szCs w:val="16"/>
    </w:rPr>
  </w:style>
  <w:style w:type="character" w:customStyle="1" w:styleId="BalloonTextChar">
    <w:name w:val="Balloon Text Char"/>
    <w:basedOn w:val="DefaultParagraphFont"/>
    <w:link w:val="BalloonText"/>
    <w:uiPriority w:val="99"/>
    <w:semiHidden/>
    <w:rsid w:val="00D55921"/>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PactforPain.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3575</Words>
  <Characters>20379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asish;biz@goigi.com;goigi</dc:creator>
  <cp:lastModifiedBy>PRITHWIRAJ</cp:lastModifiedBy>
  <cp:revision>3</cp:revision>
  <dcterms:created xsi:type="dcterms:W3CDTF">2024-09-26T16:32:00Z</dcterms:created>
  <dcterms:modified xsi:type="dcterms:W3CDTF">2024-10-02T11:27:00Z</dcterms:modified>
</cp:coreProperties>
</file>